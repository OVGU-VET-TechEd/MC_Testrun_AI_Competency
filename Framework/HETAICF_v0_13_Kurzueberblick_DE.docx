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1C6B" w14:textId="77777777" w:rsidR="00CE084B" w:rsidRPr="005D4119" w:rsidRDefault="00047C25">
      <w:pPr>
        <w:spacing w:after="0"/>
        <w:rPr>
          <w:lang w:val="de-DE"/>
        </w:rPr>
      </w:pPr>
      <w:r w:rsidRPr="005D4119">
        <w:rPr>
          <w:color w:val="5A6B80"/>
          <w:sz w:val="18"/>
          <w:lang w:val="de-DE"/>
        </w:rPr>
        <w:t>„KI-Kompetenzen an Hochschulen stärken“ · KI-Campus AG 1</w:t>
      </w:r>
    </w:p>
    <w:p w14:paraId="6B9BD9BC" w14:textId="77777777" w:rsidR="00CE084B" w:rsidRPr="005D4119" w:rsidRDefault="4E4DE81D" w:rsidP="4E4DE81D">
      <w:pPr>
        <w:spacing w:after="0"/>
        <w:rPr>
          <w:b/>
          <w:bCs/>
          <w:sz w:val="40"/>
          <w:szCs w:val="40"/>
          <w:lang w:val="de-DE"/>
        </w:rPr>
      </w:pPr>
      <w:commentRangeStart w:id="0"/>
      <w:r w:rsidRPr="005D4119">
        <w:rPr>
          <w:b/>
          <w:bCs/>
          <w:sz w:val="40"/>
          <w:szCs w:val="40"/>
          <w:lang w:val="de-DE"/>
        </w:rPr>
        <w:t>KI-Kompetenzrahmen für die Hochschule</w:t>
      </w:r>
      <w:commentRangeEnd w:id="0"/>
      <w:r w:rsidR="00047C25" w:rsidRPr="005D4119">
        <w:rPr>
          <w:rStyle w:val="CommentReference"/>
          <w:b/>
          <w:bCs/>
          <w:sz w:val="40"/>
          <w:szCs w:val="40"/>
          <w:lang w:val="de-DE"/>
        </w:rPr>
        <w:commentReference w:id="0"/>
      </w:r>
    </w:p>
    <w:p w14:paraId="02543D47" w14:textId="77777777" w:rsidR="00CE084B" w:rsidRPr="005D4119" w:rsidRDefault="67E92F0A">
      <w:pPr>
        <w:spacing w:after="200"/>
        <w:rPr>
          <w:lang w:val="de-DE"/>
        </w:rPr>
      </w:pPr>
      <w:r w:rsidRPr="005D4119">
        <w:rPr>
          <w:color w:val="1B5FA8"/>
          <w:sz w:val="24"/>
          <w:szCs w:val="24"/>
          <w:lang w:val="de-DE"/>
        </w:rPr>
        <w:t xml:space="preserve">Kurzüberblick zu </w:t>
      </w:r>
      <w:commentRangeStart w:id="1"/>
      <w:r w:rsidRPr="005D4119">
        <w:rPr>
          <w:color w:val="1B5FA8"/>
          <w:sz w:val="24"/>
          <w:szCs w:val="24"/>
          <w:lang w:val="de-DE"/>
        </w:rPr>
        <w:t>HETAICF</w:t>
      </w:r>
      <w:commentRangeEnd w:id="1"/>
      <w:r w:rsidR="00047C25" w:rsidRPr="005D4119">
        <w:rPr>
          <w:rStyle w:val="CommentReference"/>
          <w:color w:val="1B5FA8"/>
          <w:sz w:val="24"/>
          <w:szCs w:val="24"/>
          <w:lang w:val="de-DE"/>
        </w:rPr>
        <w:commentReference w:id="1"/>
      </w:r>
      <w:r w:rsidRPr="005D4119">
        <w:rPr>
          <w:color w:val="1B5FA8"/>
          <w:sz w:val="24"/>
          <w:szCs w:val="24"/>
          <w:lang w:val="de-DE"/>
        </w:rPr>
        <w:t xml:space="preserve"> v0.13 (September 2026)</w:t>
      </w:r>
    </w:p>
    <w:p w14:paraId="105E2AEB" w14:textId="77777777" w:rsidR="00CE084B" w:rsidRPr="005D4119" w:rsidRDefault="00047C25">
      <w:pPr>
        <w:pStyle w:val="Heading1"/>
        <w:rPr>
          <w:lang w:val="de-DE"/>
        </w:rPr>
      </w:pPr>
      <w:r w:rsidRPr="005D4119">
        <w:rPr>
          <w:lang w:val="de-DE"/>
        </w:rPr>
        <w:t>1  Worum geht es?</w:t>
      </w:r>
    </w:p>
    <w:p w14:paraId="05EC43CB" w14:textId="77777777" w:rsidR="00CE084B" w:rsidRPr="005D4119" w:rsidRDefault="4E4DE81D">
      <w:pPr>
        <w:rPr>
          <w:lang w:val="de-DE"/>
        </w:rPr>
      </w:pPr>
      <w:r w:rsidRPr="4E4DE81D">
        <w:rPr>
          <w:szCs w:val="20"/>
          <w:lang w:val="de-DE"/>
        </w:rPr>
        <w:t xml:space="preserve">Der Kompetenzrahmen beschreibt, was Menschen an Hochschulen über </w:t>
      </w:r>
      <w:commentRangeStart w:id="2"/>
      <w:r w:rsidRPr="4E4DE81D">
        <w:rPr>
          <w:szCs w:val="20"/>
          <w:lang w:val="de-DE"/>
        </w:rPr>
        <w:t>Künstliche Intelligenz (KI)</w:t>
      </w:r>
      <w:commentRangeEnd w:id="2"/>
      <w:r w:rsidR="00047C25" w:rsidRPr="4E4DE81D">
        <w:rPr>
          <w:rStyle w:val="CommentReference"/>
          <w:sz w:val="20"/>
          <w:szCs w:val="20"/>
          <w:lang w:val="de-DE"/>
        </w:rPr>
        <w:commentReference w:id="2"/>
      </w:r>
      <w:r w:rsidRPr="4E4DE81D">
        <w:rPr>
          <w:szCs w:val="20"/>
          <w:lang w:val="de-DE"/>
        </w:rPr>
        <w:t xml:space="preserve"> wissen und können sollten. Er orientiert sich am OECD/EU AILit Framework und hilft, die KI-Kompetenzpflicht des EU AI Act (Art. 4) umzusetzen.</w:t>
      </w:r>
    </w:p>
    <w:p w14:paraId="4DE59F96" w14:textId="77777777" w:rsidR="00CE084B" w:rsidRPr="00E70862" w:rsidRDefault="00047C25">
      <w:pPr>
        <w:rPr>
          <w:lang w:val="de-DE"/>
        </w:rPr>
      </w:pPr>
      <w:r w:rsidRPr="00E70862">
        <w:rPr>
          <w:b/>
          <w:lang w:val="de-DE"/>
        </w:rPr>
        <w:t xml:space="preserve">Kernidee: </w:t>
      </w:r>
      <w:r w:rsidRPr="00E70862">
        <w:rPr>
          <w:lang w:val="de-DE"/>
        </w:rPr>
        <w:t>Alle brauchen dieselbe Grundlage – aber nicht in derselben Tiefe und nicht mit denselben Ergänzungen. Deshalb besteht der Rahmen aus zwei Ebenen:</w:t>
      </w:r>
    </w:p>
    <w:p w14:paraId="1CB2A7EB" w14:textId="77777777" w:rsidR="00CE084B" w:rsidRPr="00E70862" w:rsidRDefault="00047C25">
      <w:pPr>
        <w:pStyle w:val="Heading1"/>
        <w:rPr>
          <w:lang w:val="de-DE"/>
        </w:rPr>
      </w:pPr>
      <w:r w:rsidRPr="00E70862">
        <w:rPr>
          <w:lang w:val="de-DE"/>
        </w:rPr>
        <w:t>2  Aufbau in zwei Ebenen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29"/>
        <w:gridCol w:w="3175"/>
        <w:gridCol w:w="4535"/>
      </w:tblGrid>
      <w:tr w:rsidR="00CE084B" w14:paraId="161C6DA4" w14:textId="77777777" w:rsidTr="4E4DE81D">
        <w:trPr>
          <w:cantSplit/>
          <w:tblHeader/>
          <w:jc w:val="center"/>
        </w:trPr>
        <w:tc>
          <w:tcPr>
            <w:tcW w:w="1928" w:type="dxa"/>
            <w:shd w:val="clear" w:color="auto" w:fill="E8EEF5"/>
          </w:tcPr>
          <w:p w14:paraId="3FC7E0E8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Ebene</w:t>
            </w:r>
          </w:p>
        </w:tc>
        <w:tc>
          <w:tcPr>
            <w:tcW w:w="3175" w:type="dxa"/>
            <w:shd w:val="clear" w:color="auto" w:fill="E8EEF5"/>
          </w:tcPr>
          <w:p w14:paraId="57464CDD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Was sie festlegt</w:t>
            </w:r>
          </w:p>
        </w:tc>
        <w:tc>
          <w:tcPr>
            <w:tcW w:w="4535" w:type="dxa"/>
            <w:shd w:val="clear" w:color="auto" w:fill="E8EEF5"/>
          </w:tcPr>
          <w:p w14:paraId="2437BE3D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Umfang</w:t>
            </w:r>
          </w:p>
        </w:tc>
      </w:tr>
      <w:tr w:rsidR="00CE084B" w:rsidRPr="00634728" w14:paraId="23FCCE80" w14:textId="77777777" w:rsidTr="4E4DE81D">
        <w:trPr>
          <w:cantSplit/>
          <w:jc w:val="center"/>
        </w:trPr>
        <w:tc>
          <w:tcPr>
            <w:tcW w:w="1928" w:type="dxa"/>
            <w:shd w:val="clear" w:color="auto" w:fill="E6F4F2"/>
          </w:tcPr>
          <w:p w14:paraId="14BC828D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Fundament</w:t>
            </w:r>
          </w:p>
        </w:tc>
        <w:tc>
          <w:tcPr>
            <w:tcW w:w="3175" w:type="dxa"/>
          </w:tcPr>
          <w:p w14:paraId="116DDA56" w14:textId="77777777" w:rsidR="00CE084B" w:rsidRPr="00364E95" w:rsidRDefault="00047C25">
            <w:pPr>
              <w:spacing w:after="0" w:line="252" w:lineRule="auto"/>
              <w:rPr>
                <w:lang w:val="de-DE"/>
              </w:rPr>
            </w:pPr>
            <w:r w:rsidRPr="001F42F4">
              <w:rPr>
                <w:sz w:val="19"/>
                <w:lang w:val="de-DE"/>
              </w:rPr>
              <w:t xml:space="preserve">Was KI-Kompetenz an der Hochschule bedeutet. </w:t>
            </w:r>
            <w:r w:rsidRPr="00364E95">
              <w:rPr>
                <w:sz w:val="19"/>
                <w:lang w:val="de-DE"/>
              </w:rPr>
              <w:t>Die Definitionen gelten für alle Zielgruppen gleich.</w:t>
            </w:r>
          </w:p>
        </w:tc>
        <w:tc>
          <w:tcPr>
            <w:tcW w:w="4535" w:type="dxa"/>
          </w:tcPr>
          <w:p w14:paraId="118FB6EF" w14:textId="77777777" w:rsidR="00CE084B" w:rsidRPr="00925A25" w:rsidRDefault="00047C25">
            <w:pPr>
              <w:spacing w:after="0" w:line="252" w:lineRule="auto"/>
              <w:rPr>
                <w:lang w:val="de-DE"/>
              </w:rPr>
            </w:pPr>
            <w:r w:rsidRPr="00925A25">
              <w:rPr>
                <w:sz w:val="19"/>
                <w:lang w:val="de-DE"/>
              </w:rPr>
              <w:t>19 Kernkompetenzen in 4 Domänen (D1–D4), jede auf 3 Niveaus beschrieben</w:t>
            </w:r>
          </w:p>
        </w:tc>
      </w:tr>
      <w:tr w:rsidR="00CE084B" w:rsidRPr="00634728" w14:paraId="2DF03730" w14:textId="77777777" w:rsidTr="4E4DE81D">
        <w:trPr>
          <w:cantSplit/>
          <w:jc w:val="center"/>
        </w:trPr>
        <w:tc>
          <w:tcPr>
            <w:tcW w:w="1928" w:type="dxa"/>
            <w:shd w:val="clear" w:color="auto" w:fill="E8F1FA"/>
          </w:tcPr>
          <w:p w14:paraId="095E98F2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Profile</w:t>
            </w:r>
          </w:p>
        </w:tc>
        <w:tc>
          <w:tcPr>
            <w:tcW w:w="3175" w:type="dxa"/>
          </w:tcPr>
          <w:p w14:paraId="235023B3" w14:textId="77777777" w:rsidR="00CE084B" w:rsidRPr="001F30D3" w:rsidRDefault="00047C25">
            <w:pPr>
              <w:spacing w:after="0" w:line="252" w:lineRule="auto"/>
              <w:rPr>
                <w:lang w:val="de-DE"/>
              </w:rPr>
            </w:pPr>
            <w:r w:rsidRPr="001F30D3">
              <w:rPr>
                <w:sz w:val="19"/>
                <w:lang w:val="de-DE"/>
              </w:rPr>
              <w:t>Was eine bestimmte Gruppe zusätzlich braucht und wie tief sie das Fundament beherrschen sollte.</w:t>
            </w:r>
          </w:p>
        </w:tc>
        <w:tc>
          <w:tcPr>
            <w:tcW w:w="4535" w:type="dxa"/>
          </w:tcPr>
          <w:p w14:paraId="6AF9DDAF" w14:textId="77777777" w:rsidR="00CE084B" w:rsidRPr="009D24D3" w:rsidRDefault="00047C25">
            <w:pPr>
              <w:spacing w:after="40" w:line="252" w:lineRule="auto"/>
              <w:rPr>
                <w:lang w:val="de-DE"/>
              </w:rPr>
            </w:pPr>
            <w:r w:rsidRPr="009D24D3">
              <w:rPr>
                <w:b/>
                <w:sz w:val="19"/>
                <w:lang w:val="de-DE"/>
              </w:rPr>
              <w:t xml:space="preserve">3 Profile: </w:t>
            </w:r>
            <w:r w:rsidRPr="009D24D3">
              <w:rPr>
                <w:sz w:val="19"/>
                <w:lang w:val="de-DE"/>
              </w:rPr>
              <w:t>Lehrende und Forschende · Studierende · Verwaltung</w:t>
            </w:r>
          </w:p>
          <w:p w14:paraId="0BA2F264" w14:textId="77777777" w:rsidR="00CE084B" w:rsidRPr="00454036" w:rsidRDefault="4E4DE81D" w:rsidP="4E4DE81D">
            <w:pPr>
              <w:spacing w:after="0" w:line="252" w:lineRule="auto"/>
              <w:rPr>
                <w:sz w:val="19"/>
                <w:szCs w:val="19"/>
                <w:lang w:val="de-DE"/>
              </w:rPr>
            </w:pPr>
            <w:commentRangeStart w:id="3"/>
            <w:r w:rsidRPr="00454036">
              <w:rPr>
                <w:b/>
                <w:bCs/>
                <w:sz w:val="19"/>
                <w:szCs w:val="19"/>
                <w:lang w:val="de-DE"/>
              </w:rPr>
              <w:t xml:space="preserve">je Profil: </w:t>
            </w:r>
            <w:r w:rsidRPr="00454036">
              <w:rPr>
                <w:sz w:val="19"/>
                <w:szCs w:val="19"/>
                <w:lang w:val="de-DE"/>
              </w:rPr>
              <w:t>ein Mindest-Zielniveau pro Kernkompetenz und 4–5 zusätzliche Profilkompetenzen</w:t>
            </w:r>
            <w:commentRangeEnd w:id="3"/>
            <w:r w:rsidR="00047C25" w:rsidRPr="00454036">
              <w:rPr>
                <w:rStyle w:val="CommentReference"/>
                <w:sz w:val="19"/>
                <w:szCs w:val="19"/>
                <w:lang w:val="de-DE"/>
              </w:rPr>
              <w:commentReference w:id="3"/>
            </w:r>
          </w:p>
        </w:tc>
      </w:tr>
    </w:tbl>
    <w:p w14:paraId="672A6659" w14:textId="77777777" w:rsidR="00CE084B" w:rsidRPr="00454036" w:rsidRDefault="00CE084B">
      <w:pPr>
        <w:spacing w:after="40"/>
        <w:rPr>
          <w:lang w:val="de-DE"/>
        </w:rPr>
      </w:pPr>
    </w:p>
    <w:p w14:paraId="5BA5514D" w14:textId="389C08FF" w:rsidR="00CE084B" w:rsidRPr="00EC76B0" w:rsidRDefault="00047C25">
      <w:pPr>
        <w:pStyle w:val="Heading1"/>
        <w:rPr>
          <w:lang w:val="de-DE"/>
        </w:rPr>
      </w:pPr>
      <w:r w:rsidRPr="08F15E87">
        <w:rPr>
          <w:lang w:val="de-DE"/>
        </w:rPr>
        <w:t xml:space="preserve">3  Das Fundament: vier </w:t>
      </w:r>
      <w:commentRangeStart w:id="4"/>
      <w:r w:rsidRPr="08F15E87" w:rsidDel="00047C25">
        <w:rPr>
          <w:lang w:val="de-DE"/>
        </w:rPr>
        <w:t>Domänen</w:t>
      </w:r>
      <w:commentRangeEnd w:id="4"/>
      <w:r w:rsidRPr="08F15E87">
        <w:rPr>
          <w:rStyle w:val="CommentReference"/>
          <w:sz w:val="28"/>
          <w:szCs w:val="28"/>
          <w:lang w:val="de-DE"/>
        </w:rPr>
        <w:commentReference w:id="4"/>
      </w:r>
      <w:r w:rsidRPr="08F15E87">
        <w:rPr>
          <w:lang w:val="de-DE"/>
        </w:rPr>
        <w:t>, 19 Kompetenzen</w:t>
      </w:r>
    </w:p>
    <w:p w14:paraId="727F5086" w14:textId="1D5D49CD" w:rsidR="00CE084B" w:rsidRPr="00EC76B0" w:rsidRDefault="00047C25">
      <w:pPr>
        <w:rPr>
          <w:lang w:val="de-DE"/>
        </w:rPr>
      </w:pPr>
      <w:r w:rsidRPr="08F15E87">
        <w:rPr>
          <w:lang w:val="de-DE"/>
        </w:rPr>
        <w:t xml:space="preserve">Die </w:t>
      </w:r>
      <w:r w:rsidRPr="08F15E87" w:rsidDel="00047C25">
        <w:rPr>
          <w:lang w:val="de-DE"/>
        </w:rPr>
        <w:t>Domänen</w:t>
      </w:r>
      <w:r w:rsidRPr="08F15E87">
        <w:rPr>
          <w:lang w:val="de-DE"/>
        </w:rPr>
        <w:t xml:space="preserve"> bauen aufeinander auf: D1 ist die Basis, D2 und D3 setzen darauf auf, D4 ist die Spitze. Das ist eine Lesehilfe, keine feste Reihenfolge – man kann in einer Domäne weiter sein als in einer anderen.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  <w:tblPrChange w:id="5" w:author="louise.schubotz" w:date="2026-09-28T11:59:00Z" w16du:dateUtc="2026-09-28T09:59:00Z">
          <w:tblPr>
            <w:tblW w:w="9639" w:type="dxa"/>
            <w:jc w:val="center"/>
            <w:tbl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  <w:insideH w:val="single" w:sz="4" w:space="0" w:color="B8C4D2"/>
              <w:insideV w:val="single" w:sz="4" w:space="0" w:color="B8C4D2"/>
            </w:tblBorders>
            <w:tblLayout w:type="fixed"/>
            <w:tblCellMar>
              <w:top w:w="50" w:type="dxa"/>
              <w:left w:w="90" w:type="dxa"/>
              <w:bottom w:w="50" w:type="dxa"/>
              <w:right w:w="9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60"/>
        <w:gridCol w:w="1545"/>
        <w:gridCol w:w="2400"/>
        <w:gridCol w:w="4134"/>
        <w:tblGridChange w:id="6">
          <w:tblGrid>
            <w:gridCol w:w="1560"/>
            <w:gridCol w:w="125"/>
            <w:gridCol w:w="1420"/>
            <w:gridCol w:w="265"/>
            <w:gridCol w:w="2135"/>
            <w:gridCol w:w="204"/>
            <w:gridCol w:w="3930"/>
          </w:tblGrid>
        </w:tblGridChange>
      </w:tblGrid>
      <w:tr w:rsidR="00CE084B" w14:paraId="7314A1E6" w14:textId="77777777" w:rsidTr="7F876100">
        <w:trPr>
          <w:cantSplit/>
          <w:trHeight w:val="300"/>
          <w:tblHeader/>
          <w:jc w:val="center"/>
          <w:trPrChange w:id="7" w:author="louise.schubotz" w:date="2026-09-28T11:59:00Z" w16du:dateUtc="2026-09-28T09:59:00Z">
            <w:trPr>
              <w:cantSplit/>
              <w:trHeight w:val="300"/>
              <w:tblHeader/>
              <w:jc w:val="center"/>
            </w:trPr>
          </w:trPrChange>
        </w:trPr>
        <w:tc>
          <w:tcPr>
            <w:tcW w:w="1560" w:type="dxa"/>
            <w:shd w:val="clear" w:color="auto" w:fill="E8EEF5"/>
            <w:tcPrChange w:id="8" w:author="louise.schubotz" w:date="2026-09-28T11:59:00Z" w16du:dateUtc="2026-09-28T09:59:00Z">
              <w:tcPr>
                <w:tcW w:w="1685" w:type="dxa"/>
                <w:gridSpan w:val="2"/>
                <w:shd w:val="clear" w:color="auto" w:fill="E8EEF5"/>
              </w:tcPr>
            </w:tcPrChange>
          </w:tcPr>
          <w:p w14:paraId="27BE64D2" w14:textId="2BADBF1B" w:rsidR="6E146DC9" w:rsidRDefault="2C76B953" w:rsidP="6E146DC9">
            <w:pPr>
              <w:spacing w:line="252" w:lineRule="auto"/>
              <w:rPr>
                <w:b/>
                <w:bCs/>
                <w:sz w:val="19"/>
                <w:szCs w:val="19"/>
              </w:rPr>
            </w:pPr>
            <w:ins w:id="9" w:author="louise.schubotz" w:date="2026-09-28T09:59:00Z" w16du:dateUtc="2026-09-28T09:59:06Z">
              <w:del w:id="10" w:author="Rampelt, Florian" w:date="2026-09-28T12:08:00Z" w16du:dateUtc="2026-09-28T10:08:00Z">
                <w:r w:rsidRPr="353377B2" w:rsidDel="00FB79EC">
                  <w:rPr>
                    <w:b/>
                    <w:bCs/>
                    <w:sz w:val="19"/>
                    <w:szCs w:val="19"/>
                  </w:rPr>
                  <w:delText>Niveau</w:delText>
                </w:r>
              </w:del>
            </w:ins>
            <w:ins w:id="11" w:author="Rampelt, Florian" w:date="2026-09-28T12:09:00Z" w16du:dateUtc="2026-09-28T10:09:00Z">
              <w:r w:rsidR="00950B45">
                <w:rPr>
                  <w:b/>
                  <w:bCs/>
                  <w:sz w:val="19"/>
                  <w:szCs w:val="19"/>
                </w:rPr>
                <w:t>Ebene</w:t>
              </w:r>
            </w:ins>
          </w:p>
        </w:tc>
        <w:tc>
          <w:tcPr>
            <w:tcW w:w="1545" w:type="dxa"/>
            <w:shd w:val="clear" w:color="auto" w:fill="E8EEF5"/>
            <w:tcPrChange w:id="12" w:author="louise.schubotz" w:date="2026-09-28T11:59:00Z" w16du:dateUtc="2026-09-28T09:59:00Z">
              <w:tcPr>
                <w:tcW w:w="1685" w:type="dxa"/>
                <w:gridSpan w:val="2"/>
                <w:shd w:val="clear" w:color="auto" w:fill="E8EEF5"/>
              </w:tcPr>
            </w:tcPrChange>
          </w:tcPr>
          <w:p w14:paraId="300BE95D" w14:textId="11439A59" w:rsidR="00CE084B" w:rsidRDefault="00047C25">
            <w:pPr>
              <w:spacing w:after="0" w:line="252" w:lineRule="auto"/>
              <w:rPr>
                <w:b/>
                <w:bCs/>
                <w:sz w:val="19"/>
                <w:szCs w:val="19"/>
              </w:rPr>
            </w:pPr>
            <w:r w:rsidRPr="08F15E87" w:rsidDel="00047C25">
              <w:rPr>
                <w:b/>
                <w:bCs/>
                <w:sz w:val="19"/>
                <w:szCs w:val="19"/>
              </w:rPr>
              <w:t>Domäne</w:t>
            </w:r>
          </w:p>
        </w:tc>
        <w:tc>
          <w:tcPr>
            <w:tcW w:w="2400" w:type="dxa"/>
            <w:shd w:val="clear" w:color="auto" w:fill="E8EEF5"/>
            <w:tcPrChange w:id="13" w:author="louise.schubotz" w:date="2026-09-28T11:59:00Z" w16du:dateUtc="2026-09-28T09:59:00Z">
              <w:tcPr>
                <w:tcW w:w="2339" w:type="dxa"/>
                <w:gridSpan w:val="2"/>
                <w:shd w:val="clear" w:color="auto" w:fill="E8EEF5"/>
              </w:tcPr>
            </w:tcPrChange>
          </w:tcPr>
          <w:p w14:paraId="71F307D2" w14:textId="3CDD945C" w:rsidR="00CE084B" w:rsidRDefault="00047C25" w:rsidP="08F15E87">
            <w:pPr>
              <w:spacing w:after="0" w:line="252" w:lineRule="auto"/>
            </w:pPr>
            <w:r w:rsidRPr="08F15E87">
              <w:rPr>
                <w:b/>
                <w:bCs/>
                <w:sz w:val="19"/>
                <w:szCs w:val="19"/>
              </w:rPr>
              <w:t>Leitfrage</w:t>
            </w:r>
          </w:p>
        </w:tc>
        <w:tc>
          <w:tcPr>
            <w:tcW w:w="4134" w:type="dxa"/>
            <w:shd w:val="clear" w:color="auto" w:fill="E8EEF5"/>
            <w:tcPrChange w:id="14" w:author="louise.schubotz" w:date="2026-09-28T11:59:00Z" w16du:dateUtc="2026-09-28T09:59:00Z">
              <w:tcPr>
                <w:tcW w:w="3930" w:type="dxa"/>
                <w:shd w:val="clear" w:color="auto" w:fill="E8EEF5"/>
              </w:tcPr>
            </w:tcPrChange>
          </w:tcPr>
          <w:p w14:paraId="3C1D0CA7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Kompetenzen (Kurztitel)</w:t>
            </w:r>
          </w:p>
        </w:tc>
      </w:tr>
      <w:tr w:rsidR="00CE084B" w:rsidRPr="00634728" w14:paraId="03A055AD" w14:textId="77777777" w:rsidTr="7F876100">
        <w:trPr>
          <w:cantSplit/>
          <w:trHeight w:val="300"/>
          <w:jc w:val="center"/>
          <w:trPrChange w:id="15" w:author="louise.schubotz" w:date="2026-09-28T11:59:00Z" w16du:dateUtc="2026-09-28T09:59:00Z">
            <w:trPr>
              <w:cantSplit/>
              <w:trHeight w:val="300"/>
              <w:jc w:val="center"/>
            </w:trPr>
          </w:trPrChange>
        </w:trPr>
        <w:tc>
          <w:tcPr>
            <w:tcW w:w="1560" w:type="dxa"/>
            <w:shd w:val="clear" w:color="auto" w:fill="D3E6E4"/>
            <w:tcPrChange w:id="16" w:author="louise.schubotz" w:date="2026-09-28T11:59:00Z" w16du:dateUtc="2026-09-28T09:59:00Z">
              <w:tcPr>
                <w:tcW w:w="1685" w:type="dxa"/>
                <w:gridSpan w:val="2"/>
                <w:shd w:val="clear" w:color="auto" w:fill="D3E6E4"/>
              </w:tcPr>
            </w:tcPrChange>
          </w:tcPr>
          <w:p w14:paraId="40E20F46" w14:textId="461EBDD3" w:rsidR="6E146DC9" w:rsidRDefault="28115646" w:rsidP="6E146DC9">
            <w:pPr>
              <w:spacing w:line="252" w:lineRule="auto"/>
            </w:pPr>
            <w:ins w:id="17" w:author="louise.schubotz" w:date="2026-09-28T09:59:00Z" w16du:dateUtc="2026-09-28T09:59:08Z">
              <w:r w:rsidRPr="71E7FDA8">
                <w:rPr>
                  <w:b/>
                  <w:bCs/>
                  <w:sz w:val="19"/>
                  <w:szCs w:val="19"/>
                  <w:lang w:val="de-DE"/>
                </w:rPr>
                <w:t>1</w:t>
              </w:r>
            </w:ins>
            <w:ins w:id="18" w:author="louise.schubotz" w:date="2026-09-28T10:04:00Z" w16du:dateUtc="2026-09-28T10:04:53Z">
              <w:r w:rsidR="313083EC" w:rsidRPr="71E7FDA8">
                <w:rPr>
                  <w:b/>
                  <w:bCs/>
                  <w:sz w:val="19"/>
                  <w:szCs w:val="19"/>
                  <w:lang w:val="de-DE"/>
                </w:rPr>
                <w:t>: Grundlagen</w:t>
              </w:r>
            </w:ins>
          </w:p>
        </w:tc>
        <w:tc>
          <w:tcPr>
            <w:tcW w:w="1545" w:type="dxa"/>
            <w:shd w:val="clear" w:color="auto" w:fill="D3E6E4"/>
            <w:tcPrChange w:id="19" w:author="louise.schubotz" w:date="2026-09-28T11:59:00Z" w16du:dateUtc="2026-09-28T09:59:00Z">
              <w:tcPr>
                <w:tcW w:w="1685" w:type="dxa"/>
                <w:gridSpan w:val="2"/>
                <w:shd w:val="clear" w:color="auto" w:fill="D3E6E4"/>
              </w:tcPr>
            </w:tcPrChange>
          </w:tcPr>
          <w:p w14:paraId="6DC34859" w14:textId="77777777" w:rsidR="00CE084B" w:rsidRPr="009852DD" w:rsidRDefault="4E4DE81D">
            <w:pPr>
              <w:spacing w:after="40" w:line="252" w:lineRule="auto"/>
              <w:rPr>
                <w:lang w:val="de-DE"/>
              </w:rPr>
            </w:pPr>
            <w:commentRangeStart w:id="20"/>
            <w:commentRangeStart w:id="21"/>
            <w:r w:rsidRPr="009852DD">
              <w:rPr>
                <w:b/>
                <w:bCs/>
                <w:sz w:val="19"/>
                <w:szCs w:val="19"/>
                <w:lang w:val="de-DE"/>
              </w:rPr>
              <w:t>D1</w:t>
            </w:r>
          </w:p>
          <w:p w14:paraId="09C3B347" w14:textId="77777777" w:rsidR="00CE084B" w:rsidRPr="009852DD" w:rsidRDefault="00047C25">
            <w:pPr>
              <w:spacing w:after="40" w:line="252" w:lineRule="auto"/>
              <w:rPr>
                <w:lang w:val="de-DE"/>
              </w:rPr>
            </w:pPr>
            <w:r w:rsidRPr="009852DD">
              <w:rPr>
                <w:b/>
                <w:sz w:val="19"/>
                <w:lang w:val="de-DE"/>
              </w:rPr>
              <w:t>Bewusst mit KI umgehen</w:t>
            </w:r>
          </w:p>
          <w:p w14:paraId="2FF81398" w14:textId="77777777" w:rsidR="00CE084B" w:rsidRPr="009852DD" w:rsidRDefault="00047C25">
            <w:pPr>
              <w:spacing w:after="0" w:line="252" w:lineRule="auto"/>
              <w:rPr>
                <w:lang w:val="de-DE"/>
              </w:rPr>
            </w:pPr>
            <w:r w:rsidRPr="009852DD">
              <w:rPr>
                <w:sz w:val="19"/>
                <w:lang w:val="de-DE"/>
              </w:rPr>
              <w:t>Engage with AI</w:t>
            </w:r>
          </w:p>
        </w:tc>
        <w:tc>
          <w:tcPr>
            <w:tcW w:w="2400" w:type="dxa"/>
            <w:tcPrChange w:id="22" w:author="louise.schubotz" w:date="2026-09-28T11:59:00Z" w16du:dateUtc="2026-09-28T09:59:00Z">
              <w:tcPr>
                <w:tcW w:w="2339" w:type="dxa"/>
                <w:gridSpan w:val="2"/>
              </w:tcPr>
            </w:tcPrChange>
          </w:tcPr>
          <w:p w14:paraId="6FA36EEA" w14:textId="77777777" w:rsidR="00CE084B" w:rsidRPr="009852DD" w:rsidRDefault="4E4DE81D" w:rsidP="4E4DE81D">
            <w:pPr>
              <w:spacing w:after="0" w:line="252" w:lineRule="auto"/>
              <w:rPr>
                <w:sz w:val="19"/>
                <w:szCs w:val="19"/>
                <w:lang w:val="de-DE"/>
              </w:rPr>
            </w:pPr>
            <w:r w:rsidRPr="009852DD">
              <w:rPr>
                <w:sz w:val="19"/>
                <w:szCs w:val="19"/>
                <w:lang w:val="de-DE"/>
              </w:rPr>
              <w:t>Verstehe ich, was KI ist und was sie im akademischen Alltag bewirkt?</w:t>
            </w:r>
            <w:commentRangeEnd w:id="20"/>
            <w:r w:rsidR="00047C25" w:rsidRPr="009852DD">
              <w:rPr>
                <w:rStyle w:val="CommentReference"/>
                <w:sz w:val="19"/>
                <w:szCs w:val="19"/>
                <w:lang w:val="de-DE"/>
              </w:rPr>
              <w:commentReference w:id="20"/>
            </w:r>
            <w:commentRangeEnd w:id="21"/>
            <w:r w:rsidRPr="009852DD">
              <w:rPr>
                <w:rStyle w:val="CommentReference"/>
                <w:sz w:val="19"/>
                <w:szCs w:val="19"/>
                <w:lang w:val="de-DE"/>
              </w:rPr>
              <w:commentReference w:id="21"/>
            </w:r>
          </w:p>
        </w:tc>
        <w:tc>
          <w:tcPr>
            <w:tcW w:w="4134" w:type="dxa"/>
            <w:tcPrChange w:id="23" w:author="louise.schubotz" w:date="2026-09-28T11:59:00Z" w16du:dateUtc="2026-09-28T09:59:00Z">
              <w:tcPr>
                <w:tcW w:w="3930" w:type="dxa"/>
              </w:tcPr>
            </w:tcPrChange>
          </w:tcPr>
          <w:p w14:paraId="3240C863" w14:textId="77777777" w:rsidR="00CE084B" w:rsidRPr="001237FD" w:rsidRDefault="00047C25">
            <w:pPr>
              <w:spacing w:after="40" w:line="252" w:lineRule="auto"/>
              <w:rPr>
                <w:lang w:val="de-DE"/>
              </w:rPr>
            </w:pPr>
            <w:r w:rsidRPr="001237FD">
              <w:rPr>
                <w:b/>
                <w:sz w:val="19"/>
                <w:lang w:val="de-DE"/>
              </w:rPr>
              <w:t xml:space="preserve">E1  </w:t>
            </w:r>
            <w:r w:rsidRPr="001237FD">
              <w:rPr>
                <w:sz w:val="19"/>
                <w:lang w:val="de-DE"/>
              </w:rPr>
              <w:t>KI im akademischen Umfeld erkennen</w:t>
            </w:r>
          </w:p>
          <w:p w14:paraId="4D65A31B" w14:textId="77777777" w:rsidR="00CE084B" w:rsidRPr="004519D8" w:rsidRDefault="4E4DE81D" w:rsidP="4E4DE81D">
            <w:pPr>
              <w:spacing w:after="40" w:line="252" w:lineRule="auto"/>
              <w:rPr>
                <w:sz w:val="19"/>
                <w:szCs w:val="19"/>
                <w:lang w:val="de-DE"/>
              </w:rPr>
            </w:pPr>
            <w:commentRangeStart w:id="24"/>
            <w:r w:rsidRPr="004519D8">
              <w:rPr>
                <w:b/>
                <w:bCs/>
                <w:sz w:val="19"/>
                <w:szCs w:val="19"/>
                <w:lang w:val="de-DE"/>
              </w:rPr>
              <w:t xml:space="preserve">E2  </w:t>
            </w:r>
            <w:r w:rsidRPr="004519D8">
              <w:rPr>
                <w:sz w:val="19"/>
                <w:szCs w:val="19"/>
                <w:lang w:val="de-DE"/>
              </w:rPr>
              <w:t>Funktionsweise von KI präzise erklären</w:t>
            </w:r>
            <w:commentRangeEnd w:id="24"/>
            <w:r w:rsidR="00047C25" w:rsidRPr="004519D8">
              <w:rPr>
                <w:rStyle w:val="CommentReference"/>
                <w:sz w:val="19"/>
                <w:szCs w:val="19"/>
                <w:lang w:val="de-DE"/>
              </w:rPr>
              <w:commentReference w:id="24"/>
            </w:r>
          </w:p>
          <w:p w14:paraId="43C3F57E" w14:textId="77777777" w:rsidR="00CE084B" w:rsidRPr="00480B36" w:rsidRDefault="00047C25">
            <w:pPr>
              <w:spacing w:after="40" w:line="252" w:lineRule="auto"/>
              <w:rPr>
                <w:lang w:val="de-DE"/>
              </w:rPr>
            </w:pPr>
            <w:r w:rsidRPr="00480B36">
              <w:rPr>
                <w:b/>
                <w:sz w:val="19"/>
                <w:lang w:val="de-DE"/>
              </w:rPr>
              <w:t xml:space="preserve">E3  </w:t>
            </w:r>
            <w:r w:rsidRPr="00480B36">
              <w:rPr>
                <w:sz w:val="19"/>
                <w:lang w:val="de-DE"/>
              </w:rPr>
              <w:t>KI-Ausgaben prüfen und bewerten</w:t>
            </w:r>
          </w:p>
          <w:p w14:paraId="0A223852" w14:textId="77777777" w:rsidR="00CE084B" w:rsidRPr="00480B36" w:rsidRDefault="00047C25">
            <w:pPr>
              <w:spacing w:after="40" w:line="252" w:lineRule="auto"/>
              <w:rPr>
                <w:lang w:val="de-DE"/>
              </w:rPr>
            </w:pPr>
            <w:r w:rsidRPr="00480B36">
              <w:rPr>
                <w:b/>
                <w:sz w:val="19"/>
                <w:lang w:val="de-DE"/>
              </w:rPr>
              <w:t xml:space="preserve">E4  </w:t>
            </w:r>
            <w:r w:rsidRPr="00480B36">
              <w:rPr>
                <w:sz w:val="19"/>
                <w:lang w:val="de-DE"/>
              </w:rPr>
              <w:t>Wirkung von Empfehlungssystemen einschätzen</w:t>
            </w:r>
          </w:p>
          <w:p w14:paraId="1716721B" w14:textId="77777777" w:rsidR="00CE084B" w:rsidRPr="00480B36" w:rsidRDefault="4E4DE81D" w:rsidP="4E4DE81D">
            <w:pPr>
              <w:spacing w:after="40" w:line="252" w:lineRule="auto"/>
              <w:rPr>
                <w:sz w:val="19"/>
                <w:szCs w:val="19"/>
                <w:lang w:val="de-DE"/>
              </w:rPr>
            </w:pPr>
            <w:commentRangeStart w:id="25"/>
            <w:r w:rsidRPr="00480B36">
              <w:rPr>
                <w:b/>
                <w:bCs/>
                <w:sz w:val="19"/>
                <w:szCs w:val="19"/>
                <w:lang w:val="de-DE"/>
              </w:rPr>
              <w:t xml:space="preserve">E5  </w:t>
            </w:r>
            <w:r w:rsidRPr="00480B36">
              <w:rPr>
                <w:sz w:val="19"/>
                <w:szCs w:val="19"/>
                <w:lang w:val="de-DE"/>
              </w:rPr>
              <w:t>Ressourcenverbrauch berücksichtigen</w:t>
            </w:r>
            <w:commentRangeEnd w:id="25"/>
            <w:r w:rsidR="00047C25" w:rsidRPr="00480B36">
              <w:rPr>
                <w:rStyle w:val="CommentReference"/>
                <w:sz w:val="19"/>
                <w:szCs w:val="19"/>
                <w:lang w:val="de-DE"/>
              </w:rPr>
              <w:commentReference w:id="25"/>
            </w:r>
          </w:p>
          <w:p w14:paraId="19170A5C" w14:textId="77777777" w:rsidR="00CE084B" w:rsidRPr="00480B36" w:rsidRDefault="00047C25">
            <w:pPr>
              <w:spacing w:after="40" w:line="252" w:lineRule="auto"/>
              <w:rPr>
                <w:lang w:val="de-DE"/>
              </w:rPr>
            </w:pPr>
            <w:r w:rsidRPr="00480B36">
              <w:rPr>
                <w:b/>
                <w:sz w:val="19"/>
                <w:lang w:val="de-DE"/>
              </w:rPr>
              <w:t xml:space="preserve">E6  </w:t>
            </w:r>
            <w:r w:rsidRPr="00480B36">
              <w:rPr>
                <w:sz w:val="19"/>
                <w:lang w:val="de-DE"/>
              </w:rPr>
              <w:t>Verzerrungen (Bias) erkennen</w:t>
            </w:r>
          </w:p>
          <w:p w14:paraId="24D11535" w14:textId="77777777" w:rsidR="00CE084B" w:rsidRPr="00480B36" w:rsidRDefault="4E4DE81D" w:rsidP="4E4DE81D">
            <w:pPr>
              <w:spacing w:after="0" w:line="252" w:lineRule="auto"/>
              <w:rPr>
                <w:sz w:val="19"/>
                <w:szCs w:val="19"/>
                <w:lang w:val="de-DE"/>
              </w:rPr>
            </w:pPr>
            <w:commentRangeStart w:id="26"/>
            <w:r w:rsidRPr="00480B36">
              <w:rPr>
                <w:b/>
                <w:bCs/>
                <w:sz w:val="19"/>
                <w:szCs w:val="19"/>
                <w:lang w:val="de-DE"/>
              </w:rPr>
              <w:t xml:space="preserve">E7  </w:t>
            </w:r>
            <w:r w:rsidRPr="00480B36">
              <w:rPr>
                <w:sz w:val="19"/>
                <w:szCs w:val="19"/>
                <w:lang w:val="de-DE"/>
              </w:rPr>
              <w:t>Ethisch urteilen</w:t>
            </w:r>
            <w:commentRangeEnd w:id="26"/>
            <w:r w:rsidR="00047C25" w:rsidRPr="00480B36">
              <w:rPr>
                <w:rStyle w:val="CommentReference"/>
                <w:sz w:val="19"/>
                <w:szCs w:val="19"/>
                <w:lang w:val="de-DE"/>
              </w:rPr>
              <w:commentReference w:id="26"/>
            </w:r>
          </w:p>
        </w:tc>
      </w:tr>
      <w:tr w:rsidR="00CE084B" w:rsidRPr="00634728" w14:paraId="2922E2D2" w14:textId="77777777" w:rsidTr="7F876100">
        <w:trPr>
          <w:cantSplit/>
          <w:trHeight w:val="300"/>
          <w:jc w:val="center"/>
          <w:trPrChange w:id="27" w:author="louise.schubotz" w:date="2026-09-28T11:59:00Z" w16du:dateUtc="2026-09-28T09:59:00Z">
            <w:trPr>
              <w:cantSplit/>
              <w:trHeight w:val="300"/>
              <w:jc w:val="center"/>
            </w:trPr>
          </w:trPrChange>
        </w:trPr>
        <w:tc>
          <w:tcPr>
            <w:tcW w:w="1560" w:type="dxa"/>
            <w:shd w:val="clear" w:color="auto" w:fill="D5E2EF"/>
            <w:tcPrChange w:id="28" w:author="louise.schubotz" w:date="2026-09-28T11:59:00Z" w16du:dateUtc="2026-09-28T09:59:00Z">
              <w:tcPr>
                <w:tcW w:w="1685" w:type="dxa"/>
                <w:gridSpan w:val="2"/>
                <w:shd w:val="clear" w:color="auto" w:fill="D5E2EF"/>
              </w:tcPr>
            </w:tcPrChange>
          </w:tcPr>
          <w:p w14:paraId="067F0437" w14:textId="6723619D" w:rsidR="6E146DC9" w:rsidRDefault="28115646" w:rsidP="6E146DC9">
            <w:pPr>
              <w:spacing w:line="252" w:lineRule="auto"/>
            </w:pPr>
            <w:ins w:id="29" w:author="louise.schubotz" w:date="2026-09-28T09:59:00Z" w16du:dateUtc="2026-09-28T09:59:09Z">
              <w:r w:rsidRPr="71E7FDA8">
                <w:rPr>
                  <w:b/>
                  <w:bCs/>
                  <w:sz w:val="19"/>
                  <w:szCs w:val="19"/>
                </w:rPr>
                <w:t>2</w:t>
              </w:r>
            </w:ins>
            <w:ins w:id="30" w:author="louise.schubotz" w:date="2026-09-28T10:04:00Z" w16du:dateUtc="2026-09-28T10:04:58Z">
              <w:r w:rsidR="7487D51D" w:rsidRPr="71E7FDA8">
                <w:rPr>
                  <w:b/>
                  <w:bCs/>
                  <w:sz w:val="19"/>
                  <w:szCs w:val="19"/>
                </w:rPr>
                <w:t>: Anwendung</w:t>
              </w:r>
            </w:ins>
          </w:p>
        </w:tc>
        <w:tc>
          <w:tcPr>
            <w:tcW w:w="1545" w:type="dxa"/>
            <w:shd w:val="clear" w:color="auto" w:fill="D5E2EF"/>
            <w:tcPrChange w:id="31" w:author="louise.schubotz" w:date="2026-09-28T11:59:00Z" w16du:dateUtc="2026-09-28T09:59:00Z">
              <w:tcPr>
                <w:tcW w:w="1685" w:type="dxa"/>
                <w:gridSpan w:val="2"/>
                <w:shd w:val="clear" w:color="auto" w:fill="D5E2EF"/>
              </w:tcPr>
            </w:tcPrChange>
          </w:tcPr>
          <w:p w14:paraId="38387C56" w14:textId="77777777" w:rsidR="00CE084B" w:rsidRDefault="00047C25">
            <w:pPr>
              <w:spacing w:after="40" w:line="252" w:lineRule="auto"/>
            </w:pPr>
            <w:r>
              <w:rPr>
                <w:b/>
                <w:sz w:val="19"/>
              </w:rPr>
              <w:t>D2</w:t>
            </w:r>
          </w:p>
          <w:p w14:paraId="55AC057D" w14:textId="77777777" w:rsidR="00CE084B" w:rsidRDefault="00047C25">
            <w:pPr>
              <w:spacing w:after="40" w:line="252" w:lineRule="auto"/>
            </w:pPr>
            <w:r>
              <w:rPr>
                <w:b/>
                <w:sz w:val="19"/>
              </w:rPr>
              <w:t>KI kreativ anwenden</w:t>
            </w:r>
          </w:p>
          <w:p w14:paraId="24DE3B4A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Create with AI</w:t>
            </w:r>
          </w:p>
        </w:tc>
        <w:tc>
          <w:tcPr>
            <w:tcW w:w="2400" w:type="dxa"/>
            <w:tcPrChange w:id="32" w:author="louise.schubotz" w:date="2026-09-28T11:59:00Z" w16du:dateUtc="2026-09-28T09:59:00Z">
              <w:tcPr>
                <w:tcW w:w="2339" w:type="dxa"/>
                <w:gridSpan w:val="2"/>
              </w:tcPr>
            </w:tcPrChange>
          </w:tcPr>
          <w:p w14:paraId="50E48A85" w14:textId="77777777" w:rsidR="00CE084B" w:rsidRPr="00786D99" w:rsidRDefault="4E4DE81D">
            <w:pPr>
              <w:spacing w:after="0" w:line="252" w:lineRule="auto"/>
              <w:rPr>
                <w:lang w:val="de-DE"/>
              </w:rPr>
            </w:pPr>
            <w:r w:rsidRPr="00786D99">
              <w:rPr>
                <w:sz w:val="19"/>
                <w:szCs w:val="19"/>
                <w:lang w:val="de-DE"/>
              </w:rPr>
              <w:t xml:space="preserve">Kann ich KI produktiv nutzen und dabei </w:t>
            </w:r>
            <w:commentRangeStart w:id="33"/>
            <w:r w:rsidRPr="00786D99">
              <w:rPr>
                <w:sz w:val="19"/>
                <w:szCs w:val="19"/>
                <w:lang w:val="de-DE"/>
              </w:rPr>
              <w:t>redlich</w:t>
            </w:r>
            <w:commentRangeEnd w:id="33"/>
            <w:r w:rsidR="00047C25" w:rsidRPr="00786D99">
              <w:rPr>
                <w:rStyle w:val="CommentReference"/>
                <w:sz w:val="19"/>
                <w:szCs w:val="19"/>
                <w:lang w:val="de-DE"/>
              </w:rPr>
              <w:commentReference w:id="33"/>
            </w:r>
            <w:r w:rsidRPr="00786D99">
              <w:rPr>
                <w:sz w:val="19"/>
                <w:szCs w:val="19"/>
                <w:lang w:val="de-DE"/>
              </w:rPr>
              <w:t xml:space="preserve"> bleiben?</w:t>
            </w:r>
          </w:p>
        </w:tc>
        <w:tc>
          <w:tcPr>
            <w:tcW w:w="4134" w:type="dxa"/>
            <w:tcPrChange w:id="34" w:author="louise.schubotz" w:date="2026-09-28T11:59:00Z" w16du:dateUtc="2026-09-28T09:59:00Z">
              <w:tcPr>
                <w:tcW w:w="3930" w:type="dxa"/>
              </w:tcPr>
            </w:tcPrChange>
          </w:tcPr>
          <w:p w14:paraId="44A4378D" w14:textId="77777777" w:rsidR="00CE084B" w:rsidRPr="003378CB" w:rsidRDefault="00047C25">
            <w:pPr>
              <w:spacing w:after="40" w:line="252" w:lineRule="auto"/>
              <w:rPr>
                <w:lang w:val="de-DE"/>
              </w:rPr>
            </w:pPr>
            <w:r w:rsidRPr="003378CB">
              <w:rPr>
                <w:b/>
                <w:sz w:val="19"/>
                <w:lang w:val="de-DE"/>
              </w:rPr>
              <w:t xml:space="preserve">C1  </w:t>
            </w:r>
            <w:r w:rsidRPr="003378CB">
              <w:rPr>
                <w:sz w:val="19"/>
                <w:lang w:val="de-DE"/>
              </w:rPr>
              <w:t>Ideen mit generativer KI erweitern</w:t>
            </w:r>
          </w:p>
          <w:p w14:paraId="32DEFF25" w14:textId="77777777" w:rsidR="00CE084B" w:rsidRPr="003378CB" w:rsidRDefault="00047C25">
            <w:pPr>
              <w:spacing w:after="40" w:line="252" w:lineRule="auto"/>
              <w:rPr>
                <w:lang w:val="de-DE"/>
              </w:rPr>
            </w:pPr>
            <w:r w:rsidRPr="003378CB">
              <w:rPr>
                <w:b/>
                <w:sz w:val="19"/>
                <w:lang w:val="de-DE"/>
              </w:rPr>
              <w:t xml:space="preserve">C2  </w:t>
            </w:r>
            <w:r w:rsidRPr="003378CB">
              <w:rPr>
                <w:sz w:val="19"/>
                <w:lang w:val="de-DE"/>
              </w:rPr>
              <w:t>Mit KI Materialien und Prototypen erstellen</w:t>
            </w:r>
          </w:p>
          <w:p w14:paraId="375B7009" w14:textId="77777777" w:rsidR="00CE084B" w:rsidRPr="003378CB" w:rsidRDefault="00047C25">
            <w:pPr>
              <w:spacing w:after="40" w:line="252" w:lineRule="auto"/>
              <w:rPr>
                <w:lang w:val="de-DE"/>
              </w:rPr>
            </w:pPr>
            <w:r w:rsidRPr="003378CB">
              <w:rPr>
                <w:b/>
                <w:sz w:val="19"/>
                <w:lang w:val="de-DE"/>
              </w:rPr>
              <w:t xml:space="preserve">C3  </w:t>
            </w:r>
            <w:r w:rsidRPr="003378CB">
              <w:rPr>
                <w:sz w:val="19"/>
                <w:lang w:val="de-DE"/>
              </w:rPr>
              <w:t>Generative KI steuern (Prompting)</w:t>
            </w:r>
          </w:p>
          <w:p w14:paraId="47A728FB" w14:textId="75B5D063" w:rsidR="00CE084B" w:rsidRPr="006F0C85" w:rsidRDefault="00047C25">
            <w:pPr>
              <w:spacing w:after="0" w:line="252" w:lineRule="auto"/>
              <w:rPr>
                <w:ins w:id="35" w:author="louise.schubotz" w:date="2026-09-28T09:49:00Z" w16du:dateUtc="2026-09-28T09:49:52Z"/>
                <w:lang w:val="de-DE"/>
                <w:rPrChange w:id="36" w:author="Rampelt, Florian" w:date="2026-09-28T12:00:00Z" w16du:dateUtc="2026-09-28T10:00:00Z">
                  <w:rPr>
                    <w:ins w:id="37" w:author="louise.schubotz" w:date="2026-09-28T09:49:00Z" w16du:dateUtc="2026-09-28T09:49:52Z"/>
                  </w:rPr>
                </w:rPrChange>
              </w:rPr>
            </w:pPr>
            <w:r w:rsidRPr="08F15E87">
              <w:rPr>
                <w:b/>
                <w:bCs/>
                <w:sz w:val="19"/>
                <w:szCs w:val="19"/>
                <w:lang w:val="de-DE"/>
              </w:rPr>
              <w:t xml:space="preserve">C4  </w:t>
            </w:r>
            <w:r w:rsidRPr="08F15E87">
              <w:rPr>
                <w:sz w:val="19"/>
                <w:szCs w:val="19"/>
                <w:lang w:val="de-DE"/>
              </w:rPr>
              <w:t>Autorschaft und Urheberrecht wahren</w:t>
            </w:r>
          </w:p>
          <w:p w14:paraId="68AC370D" w14:textId="3F8BE2F9" w:rsidR="00CE084B" w:rsidRPr="003378CB" w:rsidRDefault="0A1111A8" w:rsidP="08F15E87">
            <w:pPr>
              <w:spacing w:after="0" w:line="252" w:lineRule="auto"/>
              <w:rPr>
                <w:sz w:val="19"/>
                <w:szCs w:val="19"/>
                <w:lang w:val="de-DE"/>
              </w:rPr>
            </w:pPr>
            <w:ins w:id="38" w:author="louise.schubotz" w:date="2026-09-28T09:49:00Z" w16du:dateUtc="2026-09-28T09:49:59Z">
              <w:r w:rsidRPr="08F15E87">
                <w:rPr>
                  <w:b/>
                  <w:bCs/>
                  <w:sz w:val="19"/>
                  <w:szCs w:val="19"/>
                  <w:lang w:val="de-DE"/>
                  <w:rPrChange w:id="39" w:author="louise.schubotz" w:date="2026-09-28T09:50:00Z" w16du:dateUtc="2026-09-28T09:50:09Z">
                    <w:rPr>
                      <w:sz w:val="19"/>
                      <w:szCs w:val="19"/>
                      <w:lang w:val="de-DE"/>
                    </w:rPr>
                  </w:rPrChange>
                </w:rPr>
                <w:t>CL</w:t>
              </w:r>
            </w:ins>
            <w:ins w:id="40" w:author="louise.schubotz" w:date="2026-09-28T09:50:00Z" w16du:dateUtc="2026-09-28T09:50:11Z">
              <w:r w:rsidRPr="08F15E87">
                <w:rPr>
                  <w:b/>
                  <w:bCs/>
                  <w:sz w:val="19"/>
                  <w:szCs w:val="19"/>
                  <w:lang w:val="de-DE"/>
                </w:rPr>
                <w:t>1</w:t>
              </w:r>
            </w:ins>
            <w:ins w:id="41" w:author="louise.schubotz" w:date="2026-09-28T09:49:00Z" w16du:dateUtc="2026-09-28T09:49:59Z">
              <w:r w:rsidRPr="08F15E87">
                <w:rPr>
                  <w:sz w:val="19"/>
                  <w:szCs w:val="19"/>
                  <w:lang w:val="de-DE"/>
                </w:rPr>
                <w:t xml:space="preserve"> Didaktik &amp;</w:t>
              </w:r>
            </w:ins>
            <w:ins w:id="42" w:author="louise.schubotz" w:date="2026-09-28T09:50:00Z" w16du:dateUtc="2026-09-28T09:50:03Z">
              <w:r w:rsidRPr="08F15E87">
                <w:rPr>
                  <w:sz w:val="19"/>
                  <w:szCs w:val="19"/>
                  <w:lang w:val="de-DE"/>
                </w:rPr>
                <w:t xml:space="preserve"> Prüfen</w:t>
              </w:r>
            </w:ins>
          </w:p>
        </w:tc>
      </w:tr>
      <w:tr w:rsidR="00CE084B" w:rsidRPr="00634728" w14:paraId="644A2727" w14:textId="77777777" w:rsidTr="7F876100">
        <w:trPr>
          <w:cantSplit/>
          <w:trHeight w:val="300"/>
          <w:jc w:val="center"/>
          <w:trPrChange w:id="43" w:author="louise.schubotz" w:date="2026-09-28T11:59:00Z" w16du:dateUtc="2026-09-28T09:59:00Z">
            <w:trPr>
              <w:cantSplit/>
              <w:trHeight w:val="300"/>
              <w:jc w:val="center"/>
            </w:trPr>
          </w:trPrChange>
        </w:trPr>
        <w:tc>
          <w:tcPr>
            <w:tcW w:w="1560" w:type="dxa"/>
            <w:shd w:val="clear" w:color="auto" w:fill="EFDFD5"/>
            <w:tcPrChange w:id="44" w:author="louise.schubotz" w:date="2026-09-28T11:59:00Z" w16du:dateUtc="2026-09-28T09:59:00Z">
              <w:tcPr>
                <w:tcW w:w="1685" w:type="dxa"/>
                <w:gridSpan w:val="2"/>
                <w:shd w:val="clear" w:color="auto" w:fill="EFDFD5"/>
              </w:tcPr>
            </w:tcPrChange>
          </w:tcPr>
          <w:p w14:paraId="42ACC2F8" w14:textId="19C4593A" w:rsidR="6E146DC9" w:rsidRDefault="74FE1BD9" w:rsidP="6E146DC9">
            <w:pPr>
              <w:spacing w:line="252" w:lineRule="auto"/>
            </w:pPr>
            <w:ins w:id="45" w:author="louise.schubotz" w:date="2026-09-28T09:59:00Z" w16du:dateUtc="2026-09-28T09:59:12Z">
              <w:r w:rsidRPr="1817C443">
                <w:rPr>
                  <w:b/>
                  <w:bCs/>
                  <w:sz w:val="19"/>
                  <w:szCs w:val="19"/>
                  <w:lang w:val="de-DE"/>
                </w:rPr>
                <w:t>2</w:t>
              </w:r>
            </w:ins>
            <w:ins w:id="46" w:author="louise.schubotz" w:date="2026-09-28T10:05:00Z" w16du:dateUtc="2026-09-28T10:05:03Z">
              <w:r w:rsidR="6925BF9B" w:rsidRPr="1817C443">
                <w:rPr>
                  <w:b/>
                  <w:bCs/>
                  <w:sz w:val="19"/>
                  <w:szCs w:val="19"/>
                  <w:lang w:val="de-DE"/>
                </w:rPr>
                <w:t>: Anwendung</w:t>
              </w:r>
            </w:ins>
          </w:p>
        </w:tc>
        <w:tc>
          <w:tcPr>
            <w:tcW w:w="1545" w:type="dxa"/>
            <w:shd w:val="clear" w:color="auto" w:fill="EFDFD5"/>
            <w:tcPrChange w:id="47" w:author="louise.schubotz" w:date="2026-09-28T11:59:00Z" w16du:dateUtc="2026-09-28T09:59:00Z">
              <w:tcPr>
                <w:tcW w:w="1685" w:type="dxa"/>
                <w:gridSpan w:val="2"/>
                <w:shd w:val="clear" w:color="auto" w:fill="EFDFD5"/>
              </w:tcPr>
            </w:tcPrChange>
          </w:tcPr>
          <w:p w14:paraId="642844F9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>D3</w:t>
            </w:r>
          </w:p>
          <w:p w14:paraId="0DC79EE8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>KI gezielt einsetzen</w:t>
            </w:r>
          </w:p>
          <w:p w14:paraId="686E22D1" w14:textId="77777777" w:rsidR="00CE084B" w:rsidRPr="008F1AFA" w:rsidRDefault="00047C25">
            <w:pPr>
              <w:spacing w:after="0" w:line="252" w:lineRule="auto"/>
              <w:rPr>
                <w:lang w:val="de-DE"/>
              </w:rPr>
            </w:pPr>
            <w:r w:rsidRPr="008F1AFA">
              <w:rPr>
                <w:sz w:val="19"/>
                <w:lang w:val="de-DE"/>
              </w:rPr>
              <w:t>Manage AI</w:t>
            </w:r>
          </w:p>
        </w:tc>
        <w:tc>
          <w:tcPr>
            <w:tcW w:w="2400" w:type="dxa"/>
            <w:tcPrChange w:id="48" w:author="louise.schubotz" w:date="2026-09-28T11:59:00Z" w16du:dateUtc="2026-09-28T09:59:00Z">
              <w:tcPr>
                <w:tcW w:w="2339" w:type="dxa"/>
                <w:gridSpan w:val="2"/>
              </w:tcPr>
            </w:tcPrChange>
          </w:tcPr>
          <w:p w14:paraId="7DFB468F" w14:textId="77777777" w:rsidR="00CE084B" w:rsidRPr="008F1AFA" w:rsidRDefault="00047C25">
            <w:pPr>
              <w:spacing w:after="0" w:line="252" w:lineRule="auto"/>
              <w:rPr>
                <w:lang w:val="de-DE"/>
              </w:rPr>
            </w:pPr>
            <w:r w:rsidRPr="008F1AFA">
              <w:rPr>
                <w:sz w:val="19"/>
                <w:lang w:val="de-DE"/>
              </w:rPr>
              <w:t>Entscheide ich bewusst, was ich der KI überlasse – und was nicht?</w:t>
            </w:r>
          </w:p>
        </w:tc>
        <w:tc>
          <w:tcPr>
            <w:tcW w:w="4134" w:type="dxa"/>
            <w:tcPrChange w:id="49" w:author="louise.schubotz" w:date="2026-09-28T11:59:00Z" w16du:dateUtc="2026-09-28T09:59:00Z">
              <w:tcPr>
                <w:tcW w:w="3930" w:type="dxa"/>
              </w:tcPr>
            </w:tcPrChange>
          </w:tcPr>
          <w:p w14:paraId="0AC69C65" w14:textId="77777777" w:rsidR="00CE084B" w:rsidRPr="008F1AFA" w:rsidRDefault="4E4DE81D">
            <w:pPr>
              <w:spacing w:after="40" w:line="252" w:lineRule="auto"/>
              <w:rPr>
                <w:lang w:val="de-DE"/>
              </w:rPr>
            </w:pPr>
            <w:commentRangeStart w:id="50"/>
            <w:r w:rsidRPr="008F1AFA">
              <w:rPr>
                <w:b/>
                <w:bCs/>
                <w:sz w:val="19"/>
                <w:szCs w:val="19"/>
                <w:lang w:val="de-DE"/>
              </w:rPr>
              <w:t xml:space="preserve">M1  </w:t>
            </w:r>
            <w:commentRangeStart w:id="51"/>
            <w:r w:rsidRPr="008F1AFA">
              <w:rPr>
                <w:sz w:val="19"/>
                <w:szCs w:val="19"/>
                <w:lang w:val="de-DE"/>
              </w:rPr>
              <w:t>Über KI-Einsatz entscheiden – auch dagegen</w:t>
            </w:r>
            <w:commentRangeEnd w:id="51"/>
            <w:r w:rsidR="00855EB2" w:rsidRPr="008F1AFA">
              <w:rPr>
                <w:rStyle w:val="CommentReference"/>
                <w:sz w:val="20"/>
                <w:szCs w:val="22"/>
                <w:lang w:val="de-DE"/>
              </w:rPr>
              <w:commentReference w:id="51"/>
            </w:r>
          </w:p>
          <w:p w14:paraId="23785F48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 xml:space="preserve">M2  </w:t>
            </w:r>
            <w:r w:rsidRPr="008F1AFA">
              <w:rPr>
                <w:sz w:val="19"/>
                <w:lang w:val="de-DE"/>
              </w:rPr>
              <w:t>Passendes KI-Werkzeug auswählen</w:t>
            </w:r>
          </w:p>
          <w:p w14:paraId="79F8500F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 xml:space="preserve">M3  </w:t>
            </w:r>
            <w:r w:rsidRPr="008F1AFA">
              <w:rPr>
                <w:sz w:val="19"/>
                <w:lang w:val="de-DE"/>
              </w:rPr>
              <w:t>Aufgaben zwischen Mensch und KI aufteilen</w:t>
            </w:r>
          </w:p>
          <w:p w14:paraId="4FEE41EE" w14:textId="77777777" w:rsidR="00CE084B" w:rsidRPr="008F1AFA" w:rsidRDefault="4E4DE81D" w:rsidP="4E4DE81D">
            <w:pPr>
              <w:spacing w:after="0" w:line="252" w:lineRule="auto"/>
              <w:rPr>
                <w:sz w:val="19"/>
                <w:szCs w:val="19"/>
                <w:lang w:val="de-DE"/>
              </w:rPr>
            </w:pPr>
            <w:r w:rsidRPr="008F1AFA">
              <w:rPr>
                <w:b/>
                <w:bCs/>
                <w:sz w:val="19"/>
                <w:szCs w:val="19"/>
                <w:lang w:val="de-DE"/>
              </w:rPr>
              <w:t xml:space="preserve">M4  </w:t>
            </w:r>
            <w:r w:rsidRPr="008F1AFA">
              <w:rPr>
                <w:sz w:val="19"/>
                <w:szCs w:val="19"/>
                <w:lang w:val="de-DE"/>
              </w:rPr>
              <w:t>KI-gestützte Prozesse überwachen</w:t>
            </w:r>
            <w:commentRangeEnd w:id="50"/>
            <w:r w:rsidR="00047C25" w:rsidRPr="008F1AFA">
              <w:rPr>
                <w:rStyle w:val="CommentReference"/>
                <w:sz w:val="19"/>
                <w:szCs w:val="19"/>
                <w:lang w:val="de-DE"/>
              </w:rPr>
              <w:commentReference w:id="50"/>
            </w:r>
          </w:p>
        </w:tc>
      </w:tr>
      <w:tr w:rsidR="00CE084B" w:rsidRPr="00634728" w14:paraId="2B878B0F" w14:textId="77777777" w:rsidTr="7F876100">
        <w:trPr>
          <w:cantSplit/>
          <w:trHeight w:val="300"/>
          <w:jc w:val="center"/>
          <w:trPrChange w:id="52" w:author="louise.schubotz" w:date="2026-09-28T11:59:00Z" w16du:dateUtc="2026-09-28T09:59:00Z">
            <w:trPr>
              <w:cantSplit/>
              <w:trHeight w:val="300"/>
              <w:jc w:val="center"/>
            </w:trPr>
          </w:trPrChange>
        </w:trPr>
        <w:tc>
          <w:tcPr>
            <w:tcW w:w="1560" w:type="dxa"/>
            <w:shd w:val="clear" w:color="auto" w:fill="E1DCEF"/>
            <w:tcPrChange w:id="53" w:author="louise.schubotz" w:date="2026-09-28T11:59:00Z" w16du:dateUtc="2026-09-28T09:59:00Z">
              <w:tcPr>
                <w:tcW w:w="1685" w:type="dxa"/>
                <w:gridSpan w:val="2"/>
                <w:shd w:val="clear" w:color="auto" w:fill="E1DCEF"/>
              </w:tcPr>
            </w:tcPrChange>
          </w:tcPr>
          <w:p w14:paraId="27B1BA98" w14:textId="146E634B" w:rsidR="6E146DC9" w:rsidRDefault="3F888B87" w:rsidP="6E146DC9">
            <w:pPr>
              <w:spacing w:line="252" w:lineRule="auto"/>
              <w:rPr>
                <w:b/>
                <w:sz w:val="19"/>
                <w:szCs w:val="19"/>
                <w:lang w:val="de-DE"/>
              </w:rPr>
            </w:pPr>
            <w:ins w:id="54" w:author="louise.schubotz" w:date="2026-09-28T09:59:00Z" w16du:dateUtc="2026-09-28T09:59:13Z">
              <w:r w:rsidRPr="6A7EC00B">
                <w:rPr>
                  <w:b/>
                  <w:bCs/>
                  <w:sz w:val="19"/>
                  <w:szCs w:val="19"/>
                  <w:lang w:val="de-DE"/>
                </w:rPr>
                <w:t>3</w:t>
              </w:r>
            </w:ins>
            <w:ins w:id="55" w:author="louise.schubotz" w:date="2026-09-28T10:05:00Z" w16du:dateUtc="2026-09-28T10:05:10Z">
              <w:r w:rsidR="0952402C" w:rsidRPr="1817C443">
                <w:rPr>
                  <w:b/>
                  <w:bCs/>
                  <w:sz w:val="19"/>
                  <w:szCs w:val="19"/>
                  <w:lang w:val="de-DE"/>
                </w:rPr>
                <w:t xml:space="preserve">: </w:t>
              </w:r>
            </w:ins>
            <w:ins w:id="56" w:author="Rampelt, Florian" w:date="2026-09-28T12:09:00Z" w16du:dateUtc="2026-09-28T10:09:00Z">
              <w:r w:rsidR="006D7262">
                <w:rPr>
                  <w:b/>
                  <w:bCs/>
                  <w:sz w:val="19"/>
                  <w:szCs w:val="19"/>
                  <w:lang w:val="de-DE"/>
                </w:rPr>
                <w:t>Mitgestaltung</w:t>
              </w:r>
              <w:r w:rsidR="006D7262">
                <w:rPr>
                  <w:b/>
                  <w:bCs/>
                  <w:sz w:val="19"/>
                  <w:szCs w:val="19"/>
                  <w:lang w:val="de-DE"/>
                </w:rPr>
                <w:br/>
              </w:r>
            </w:ins>
            <w:ins w:id="57" w:author="louise.schubotz" w:date="2026-09-28T10:07:00Z" w16du:dateUtc="2026-09-28T10:07:01Z">
              <w:del w:id="58" w:author="Rampelt, Florian" w:date="2026-09-28T12:09:00Z" w16du:dateUtc="2026-09-28T10:09:00Z">
                <w:r w:rsidR="3C9C500C" w:rsidRPr="68919FC5" w:rsidDel="006D7262">
                  <w:rPr>
                    <w:b/>
                    <w:bCs/>
                    <w:sz w:val="19"/>
                    <w:szCs w:val="19"/>
                    <w:lang w:val="de-DE"/>
                  </w:rPr>
                  <w:delText>tbd</w:delText>
                </w:r>
              </w:del>
            </w:ins>
          </w:p>
        </w:tc>
        <w:tc>
          <w:tcPr>
            <w:tcW w:w="1545" w:type="dxa"/>
            <w:shd w:val="clear" w:color="auto" w:fill="E1DCEF"/>
            <w:tcPrChange w:id="59" w:author="louise.schubotz" w:date="2026-09-28T11:59:00Z" w16du:dateUtc="2026-09-28T09:59:00Z">
              <w:tcPr>
                <w:tcW w:w="1685" w:type="dxa"/>
                <w:gridSpan w:val="2"/>
                <w:shd w:val="clear" w:color="auto" w:fill="E1DCEF"/>
              </w:tcPr>
            </w:tcPrChange>
          </w:tcPr>
          <w:p w14:paraId="57583F6F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>D4</w:t>
            </w:r>
          </w:p>
          <w:p w14:paraId="1735E75B" w14:textId="77777777" w:rsidR="00CE084B" w:rsidRPr="008F1AFA" w:rsidRDefault="00047C25">
            <w:pPr>
              <w:spacing w:after="40" w:line="252" w:lineRule="auto"/>
              <w:rPr>
                <w:lang w:val="de-DE"/>
              </w:rPr>
            </w:pPr>
            <w:r w:rsidRPr="008F1AFA">
              <w:rPr>
                <w:b/>
                <w:sz w:val="19"/>
                <w:lang w:val="de-DE"/>
              </w:rPr>
              <w:t>KI aktiv mitgestalten</w:t>
            </w:r>
          </w:p>
          <w:p w14:paraId="0AAE1A4B" w14:textId="77777777" w:rsidR="00CE084B" w:rsidRPr="008F1AFA" w:rsidRDefault="00047C25">
            <w:pPr>
              <w:spacing w:after="0" w:line="252" w:lineRule="auto"/>
              <w:rPr>
                <w:lang w:val="de-DE"/>
              </w:rPr>
            </w:pPr>
            <w:commentRangeStart w:id="60"/>
            <w:r w:rsidRPr="008F1AFA">
              <w:rPr>
                <w:sz w:val="19"/>
                <w:lang w:val="de-DE"/>
              </w:rPr>
              <w:t>Shape AI</w:t>
            </w:r>
            <w:commentRangeEnd w:id="60"/>
            <w:r w:rsidR="00E52166" w:rsidRPr="008F1AFA">
              <w:rPr>
                <w:rStyle w:val="CommentReference"/>
                <w:sz w:val="20"/>
                <w:szCs w:val="22"/>
                <w:lang w:val="de-DE"/>
              </w:rPr>
              <w:commentReference w:id="60"/>
            </w:r>
          </w:p>
        </w:tc>
        <w:tc>
          <w:tcPr>
            <w:tcW w:w="2400" w:type="dxa"/>
            <w:tcPrChange w:id="61" w:author="louise.schubotz" w:date="2026-09-28T11:59:00Z" w16du:dateUtc="2026-09-28T09:59:00Z">
              <w:tcPr>
                <w:tcW w:w="2339" w:type="dxa"/>
                <w:gridSpan w:val="2"/>
              </w:tcPr>
            </w:tcPrChange>
          </w:tcPr>
          <w:p w14:paraId="0FB15C1C" w14:textId="77777777" w:rsidR="00CE084B" w:rsidRPr="008F1AFA" w:rsidRDefault="00047C25">
            <w:pPr>
              <w:spacing w:after="0" w:line="252" w:lineRule="auto"/>
              <w:rPr>
                <w:lang w:val="de-DE"/>
              </w:rPr>
            </w:pPr>
            <w:r w:rsidRPr="008F1AFA">
              <w:rPr>
                <w:sz w:val="19"/>
                <w:lang w:val="de-DE"/>
              </w:rPr>
              <w:t>Kann ich KI-Systeme meiner Hochschule prüfen und verbessern?</w:t>
            </w:r>
          </w:p>
        </w:tc>
        <w:tc>
          <w:tcPr>
            <w:tcW w:w="4134" w:type="dxa"/>
            <w:tcPrChange w:id="62" w:author="louise.schubotz" w:date="2026-09-28T11:59:00Z" w16du:dateUtc="2026-09-28T09:59:00Z">
              <w:tcPr>
                <w:tcW w:w="3930" w:type="dxa"/>
              </w:tcPr>
            </w:tcPrChange>
          </w:tcPr>
          <w:p w14:paraId="162C95E1" w14:textId="77777777" w:rsidR="00CE084B" w:rsidRPr="00330870" w:rsidRDefault="00047C25">
            <w:pPr>
              <w:spacing w:after="40" w:line="252" w:lineRule="auto"/>
              <w:rPr>
                <w:lang w:val="de-DE"/>
              </w:rPr>
            </w:pPr>
            <w:r w:rsidRPr="00330870">
              <w:rPr>
                <w:b/>
                <w:sz w:val="19"/>
                <w:lang w:val="de-DE"/>
              </w:rPr>
              <w:t xml:space="preserve">S1  </w:t>
            </w:r>
            <w:r w:rsidRPr="00330870">
              <w:rPr>
                <w:sz w:val="19"/>
                <w:lang w:val="de-DE"/>
              </w:rPr>
              <w:t>KI-Systeme vor dem Einsatz prüfen</w:t>
            </w:r>
          </w:p>
          <w:p w14:paraId="667D0C82" w14:textId="77777777" w:rsidR="00CE084B" w:rsidRPr="00330870" w:rsidRDefault="00047C25">
            <w:pPr>
              <w:spacing w:after="40" w:line="252" w:lineRule="auto"/>
              <w:rPr>
                <w:lang w:val="de-DE"/>
              </w:rPr>
            </w:pPr>
            <w:r w:rsidRPr="00330870">
              <w:rPr>
                <w:b/>
                <w:sz w:val="19"/>
                <w:lang w:val="de-DE"/>
              </w:rPr>
              <w:t xml:space="preserve">S2  </w:t>
            </w:r>
            <w:r w:rsidRPr="00330870">
              <w:rPr>
                <w:sz w:val="19"/>
                <w:lang w:val="de-DE"/>
              </w:rPr>
              <w:t>KI-Systeme evaluieren</w:t>
            </w:r>
          </w:p>
          <w:p w14:paraId="07A3EB19" w14:textId="77777777" w:rsidR="00CE084B" w:rsidRPr="00330870" w:rsidRDefault="00047C25">
            <w:pPr>
              <w:spacing w:after="40" w:line="252" w:lineRule="auto"/>
              <w:rPr>
                <w:lang w:val="de-DE"/>
              </w:rPr>
            </w:pPr>
            <w:r w:rsidRPr="00330870">
              <w:rPr>
                <w:b/>
                <w:sz w:val="19"/>
                <w:lang w:val="de-DE"/>
              </w:rPr>
              <w:t xml:space="preserve">S3  </w:t>
            </w:r>
            <w:r w:rsidRPr="00330870">
              <w:rPr>
                <w:sz w:val="19"/>
                <w:lang w:val="de-DE"/>
              </w:rPr>
              <w:t>Datenflüsse gestalten</w:t>
            </w:r>
          </w:p>
          <w:p w14:paraId="4D0BA182" w14:textId="77777777" w:rsidR="00CE084B" w:rsidRPr="00330870" w:rsidRDefault="00047C25">
            <w:pPr>
              <w:spacing w:after="0" w:line="252" w:lineRule="auto"/>
              <w:rPr>
                <w:lang w:val="de-DE"/>
              </w:rPr>
            </w:pPr>
            <w:r w:rsidRPr="00330870">
              <w:rPr>
                <w:b/>
                <w:sz w:val="19"/>
                <w:lang w:val="de-DE"/>
              </w:rPr>
              <w:t xml:space="preserve">S4  </w:t>
            </w:r>
            <w:r w:rsidRPr="00330870">
              <w:rPr>
                <w:sz w:val="19"/>
                <w:lang w:val="de-DE"/>
              </w:rPr>
              <w:t>KI-Einsatz verbessern und Risiken melden</w:t>
            </w:r>
          </w:p>
        </w:tc>
      </w:tr>
    </w:tbl>
    <w:p w14:paraId="0A37501D" w14:textId="77777777" w:rsidR="00CE084B" w:rsidRPr="00330870" w:rsidRDefault="00CE084B">
      <w:pPr>
        <w:spacing w:after="40"/>
        <w:rPr>
          <w:lang w:val="de-DE"/>
        </w:rPr>
      </w:pPr>
    </w:p>
    <w:p w14:paraId="1C088FAB" w14:textId="4D7C009A" w:rsidR="00CE084B" w:rsidRPr="00330870" w:rsidRDefault="00047C25">
      <w:pPr>
        <w:pStyle w:val="Heading1"/>
        <w:rPr>
          <w:lang w:val="de-DE"/>
        </w:rPr>
      </w:pPr>
      <w:r w:rsidRPr="08F15E87">
        <w:rPr>
          <w:lang w:val="de-DE"/>
        </w:rPr>
        <w:t xml:space="preserve">4  Drei </w:t>
      </w:r>
      <w:commentRangeStart w:id="63"/>
      <w:commentRangeEnd w:id="63"/>
      <w:r w:rsidRPr="08F15E87">
        <w:rPr>
          <w:rStyle w:val="CommentReference"/>
          <w:sz w:val="28"/>
          <w:szCs w:val="28"/>
          <w:lang w:val="de-DE"/>
        </w:rPr>
        <w:commentReference w:id="63"/>
      </w:r>
      <w:commentRangeStart w:id="64"/>
      <w:r w:rsidR="63D9DDBF" w:rsidRPr="08F15E87">
        <w:rPr>
          <w:lang w:val="de-DE"/>
        </w:rPr>
        <w:t>Progressionsstufen</w:t>
      </w:r>
      <w:commentRangeEnd w:id="64"/>
      <w:r w:rsidRPr="00330870">
        <w:rPr>
          <w:rStyle w:val="CommentReference"/>
          <w:sz w:val="28"/>
          <w:szCs w:val="28"/>
          <w:lang w:val="de-DE"/>
        </w:rPr>
        <w:commentReference w:id="64"/>
      </w:r>
    </w:p>
    <w:p w14:paraId="78773E6E" w14:textId="2151749E" w:rsidR="00CE084B" w:rsidRDefault="00047C25">
      <w:r w:rsidRPr="08F15E87">
        <w:rPr>
          <w:lang w:val="de-DE"/>
        </w:rPr>
        <w:t xml:space="preserve">Jede Kompetenz ist auf drei </w:t>
      </w:r>
      <w:del w:id="65" w:author="louise.schubotz" w:date="2026-09-28T09:42:00Z" w16du:dateUtc="2026-09-28T09:42:42Z">
        <w:r w:rsidRPr="08F15E87" w:rsidDel="00047C25">
          <w:rPr>
            <w:lang w:val="de-DE"/>
          </w:rPr>
          <w:delText>Niveaus</w:delText>
        </w:r>
      </w:del>
      <w:ins w:id="66" w:author="louise.schubotz" w:date="2026-09-28T09:42:00Z" w16du:dateUtc="2026-09-28T09:42:45Z">
        <w:r w:rsidR="425471B6" w:rsidRPr="08F15E87">
          <w:rPr>
            <w:lang w:val="de-DE"/>
          </w:rPr>
          <w:t>Progressionssstufen</w:t>
        </w:r>
      </w:ins>
      <w:r w:rsidRPr="08F15E87">
        <w:rPr>
          <w:lang w:val="de-DE"/>
        </w:rPr>
        <w:t xml:space="preserve"> beschrieben (Begriffe wie im AILit Framework). </w:t>
      </w:r>
      <w:r>
        <w:t>Beispiel: E3 „KI-Ausgaben prüfen und bewerten“.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2609"/>
        <w:gridCol w:w="3062"/>
        <w:gridCol w:w="2154"/>
      </w:tblGrid>
      <w:tr w:rsidR="00CE084B" w14:paraId="4F0AED50" w14:textId="77777777">
        <w:trPr>
          <w:cantSplit/>
          <w:tblHeader/>
          <w:jc w:val="center"/>
        </w:trPr>
        <w:tc>
          <w:tcPr>
            <w:tcW w:w="1814" w:type="dxa"/>
            <w:shd w:val="clear" w:color="auto" w:fill="E8EEF5"/>
          </w:tcPr>
          <w:p w14:paraId="50A9890E" w14:textId="46063C1B" w:rsidR="00CE084B" w:rsidRDefault="00047C25">
            <w:pPr>
              <w:spacing w:after="0" w:line="252" w:lineRule="auto"/>
              <w:rPr>
                <w:b/>
                <w:sz w:val="19"/>
                <w:szCs w:val="19"/>
              </w:rPr>
            </w:pPr>
            <w:del w:id="67" w:author="louise.schubotz" w:date="2026-09-28T10:01:00Z" w16du:dateUtc="2026-09-28T10:01:35Z">
              <w:r w:rsidRPr="37BEAFC4" w:rsidDel="00047C25">
                <w:rPr>
                  <w:b/>
                  <w:bCs/>
                  <w:sz w:val="19"/>
                  <w:szCs w:val="19"/>
                </w:rPr>
                <w:delText>Niveau</w:delText>
              </w:r>
            </w:del>
            <w:ins w:id="68" w:author="louise.schubotz" w:date="2026-09-28T10:01:00Z" w16du:dateUtc="2026-09-28T10:01:45Z">
              <w:r w:rsidR="4655F10E" w:rsidRPr="37BEAFC4">
                <w:rPr>
                  <w:b/>
                  <w:bCs/>
                  <w:sz w:val="19"/>
                  <w:szCs w:val="19"/>
                </w:rPr>
                <w:t>Progressionsstufen</w:t>
              </w:r>
            </w:ins>
          </w:p>
        </w:tc>
        <w:tc>
          <w:tcPr>
            <w:tcW w:w="2608" w:type="dxa"/>
            <w:shd w:val="clear" w:color="auto" w:fill="E8EEF5"/>
          </w:tcPr>
          <w:p w14:paraId="33C5E9B8" w14:textId="3B5D3E8C" w:rsidR="00CE084B" w:rsidRDefault="00047C25">
            <w:pPr>
              <w:spacing w:after="0" w:line="252" w:lineRule="auto"/>
            </w:pPr>
            <w:r w:rsidRPr="4D72A24E">
              <w:rPr>
                <w:b/>
                <w:bCs/>
                <w:sz w:val="19"/>
                <w:szCs w:val="19"/>
              </w:rPr>
              <w:t>Allgemein</w:t>
            </w:r>
            <w:r w:rsidRPr="75A7EFDC">
              <w:rPr>
                <w:b/>
                <w:sz w:val="19"/>
                <w:szCs w:val="19"/>
              </w:rPr>
              <w:t xml:space="preserve"> bedeutet das …</w:t>
            </w:r>
          </w:p>
        </w:tc>
        <w:tc>
          <w:tcPr>
            <w:tcW w:w="3061" w:type="dxa"/>
            <w:shd w:val="clear" w:color="auto" w:fill="E8EEF5"/>
          </w:tcPr>
          <w:p w14:paraId="25C8318E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Beispiel E3</w:t>
            </w:r>
          </w:p>
        </w:tc>
        <w:tc>
          <w:tcPr>
            <w:tcW w:w="2154" w:type="dxa"/>
            <w:shd w:val="clear" w:color="auto" w:fill="E8EEF5"/>
          </w:tcPr>
          <w:p w14:paraId="74B0231B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Erreichbar durch</w:t>
            </w:r>
          </w:p>
        </w:tc>
      </w:tr>
      <w:tr w:rsidR="00CE084B" w14:paraId="24BBD0C0" w14:textId="77777777">
        <w:trPr>
          <w:cantSplit/>
          <w:jc w:val="center"/>
        </w:trPr>
        <w:tc>
          <w:tcPr>
            <w:tcW w:w="1814" w:type="dxa"/>
            <w:shd w:val="clear" w:color="auto" w:fill="F1F5F9"/>
          </w:tcPr>
          <w:p w14:paraId="4A2E8B5A" w14:textId="4BB209D8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 xml:space="preserve">Grundlegend </w:t>
            </w:r>
            <w:r w:rsidR="00593B80"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(Basic)</w:t>
            </w:r>
          </w:p>
        </w:tc>
        <w:tc>
          <w:tcPr>
            <w:tcW w:w="2608" w:type="dxa"/>
          </w:tcPr>
          <w:p w14:paraId="6C6C4029" w14:textId="77777777" w:rsidR="00CE084B" w:rsidRPr="00A24960" w:rsidRDefault="00047C25">
            <w:pPr>
              <w:spacing w:after="0" w:line="252" w:lineRule="auto"/>
              <w:rPr>
                <w:lang w:val="de-DE"/>
              </w:rPr>
            </w:pPr>
            <w:r w:rsidRPr="00A24960">
              <w:rPr>
                <w:sz w:val="19"/>
                <w:lang w:val="de-DE"/>
              </w:rPr>
              <w:t>kennen, erkennen, sich an Regeln halten</w:t>
            </w:r>
          </w:p>
        </w:tc>
        <w:tc>
          <w:tcPr>
            <w:tcW w:w="3061" w:type="dxa"/>
          </w:tcPr>
          <w:p w14:paraId="0A4DD8A2" w14:textId="77777777" w:rsidR="00CE084B" w:rsidRPr="00A24960" w:rsidRDefault="00047C25">
            <w:pPr>
              <w:spacing w:after="0" w:line="252" w:lineRule="auto"/>
              <w:rPr>
                <w:lang w:val="de-DE"/>
              </w:rPr>
            </w:pPr>
            <w:r w:rsidRPr="00A24960">
              <w:rPr>
                <w:sz w:val="19"/>
                <w:lang w:val="de-DE"/>
              </w:rPr>
              <w:t>Prüft KI-Ausgaben vor der Nutzung an einer verlässlichen Quelle und verwirft nicht Verifizierbares.</w:t>
            </w:r>
          </w:p>
        </w:tc>
        <w:tc>
          <w:tcPr>
            <w:tcW w:w="2154" w:type="dxa"/>
          </w:tcPr>
          <w:p w14:paraId="0A8D2F8F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Einführung, kurze Selbstlernkurse</w:t>
            </w:r>
          </w:p>
        </w:tc>
      </w:tr>
      <w:tr w:rsidR="00CE084B" w14:paraId="306002FA" w14:textId="77777777">
        <w:trPr>
          <w:cantSplit/>
          <w:jc w:val="center"/>
        </w:trPr>
        <w:tc>
          <w:tcPr>
            <w:tcW w:w="1814" w:type="dxa"/>
            <w:shd w:val="clear" w:color="auto" w:fill="E1E8F0"/>
          </w:tcPr>
          <w:p w14:paraId="3E394765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Fortgeschritten (Intermediate)</w:t>
            </w:r>
          </w:p>
        </w:tc>
        <w:tc>
          <w:tcPr>
            <w:tcW w:w="2608" w:type="dxa"/>
          </w:tcPr>
          <w:p w14:paraId="68D66C49" w14:textId="77777777" w:rsidR="00CE084B" w:rsidRPr="00A24960" w:rsidRDefault="00047C25">
            <w:pPr>
              <w:spacing w:after="0" w:line="252" w:lineRule="auto"/>
              <w:rPr>
                <w:lang w:val="de-DE"/>
              </w:rPr>
            </w:pPr>
            <w:r w:rsidRPr="00A24960">
              <w:rPr>
                <w:sz w:val="19"/>
                <w:lang w:val="de-DE"/>
              </w:rPr>
              <w:t>begründet anwenden, strukturiert prüfen, dokumentieren</w:t>
            </w:r>
          </w:p>
        </w:tc>
        <w:tc>
          <w:tcPr>
            <w:tcW w:w="3061" w:type="dxa"/>
          </w:tcPr>
          <w:p w14:paraId="4A6A5EA0" w14:textId="77777777" w:rsidR="00CE084B" w:rsidRPr="00A24960" w:rsidRDefault="00047C25">
            <w:pPr>
              <w:spacing w:after="0" w:line="252" w:lineRule="auto"/>
              <w:rPr>
                <w:lang w:val="de-DE"/>
              </w:rPr>
            </w:pPr>
            <w:r w:rsidRPr="00A24960">
              <w:rPr>
                <w:sz w:val="19"/>
                <w:lang w:val="de-DE"/>
              </w:rPr>
              <w:t>Wendet strukturierte Kriterien für Richtigkeit, Verzerrung und fachliche Passung an und dokumentiert die Entscheidung.</w:t>
            </w:r>
          </w:p>
        </w:tc>
        <w:tc>
          <w:tcPr>
            <w:tcW w:w="2154" w:type="dxa"/>
          </w:tcPr>
          <w:p w14:paraId="77B7D8F1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Workshops, E-Learning-Kurse, begleitete Praxis</w:t>
            </w:r>
          </w:p>
        </w:tc>
      </w:tr>
      <w:tr w:rsidR="00CE084B" w:rsidRPr="00634728" w14:paraId="23CAE2BA" w14:textId="77777777">
        <w:trPr>
          <w:cantSplit/>
          <w:jc w:val="center"/>
        </w:trPr>
        <w:tc>
          <w:tcPr>
            <w:tcW w:w="1814" w:type="dxa"/>
            <w:shd w:val="clear" w:color="auto" w:fill="CBD6E2"/>
          </w:tcPr>
          <w:p w14:paraId="46F9E4E0" w14:textId="09588AD4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Vertieft</w:t>
            </w:r>
            <w:r w:rsidR="009E579E"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 xml:space="preserve"> (Advanced)</w:t>
            </w:r>
          </w:p>
        </w:tc>
        <w:tc>
          <w:tcPr>
            <w:tcW w:w="2608" w:type="dxa"/>
          </w:tcPr>
          <w:p w14:paraId="20117EB8" w14:textId="77777777" w:rsidR="00CE084B" w:rsidRPr="00A24960" w:rsidRDefault="00047C25">
            <w:pPr>
              <w:spacing w:after="0" w:line="252" w:lineRule="auto"/>
              <w:rPr>
                <w:lang w:val="de-DE"/>
              </w:rPr>
            </w:pPr>
            <w:r w:rsidRPr="00A24960">
              <w:rPr>
                <w:sz w:val="19"/>
                <w:lang w:val="de-DE"/>
              </w:rPr>
              <w:t>gestalten, Standards setzen, andere befähigen</w:t>
            </w:r>
          </w:p>
        </w:tc>
        <w:tc>
          <w:tcPr>
            <w:tcW w:w="3061" w:type="dxa"/>
          </w:tcPr>
          <w:p w14:paraId="6C592818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Entwickelt und verbreitet Bewertungsrubriken für KI-Ausgaben in Fach oder Institution.</w:t>
            </w:r>
          </w:p>
        </w:tc>
        <w:tc>
          <w:tcPr>
            <w:tcW w:w="2154" w:type="dxa"/>
          </w:tcPr>
          <w:p w14:paraId="473E7CBE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commentRangeStart w:id="69"/>
            <w:r w:rsidRPr="00FC3B04">
              <w:rPr>
                <w:sz w:val="19"/>
                <w:lang w:val="de-DE"/>
              </w:rPr>
              <w:t>langjährige Praxis</w:t>
            </w:r>
            <w:commentRangeEnd w:id="69"/>
            <w:r w:rsidR="00DB6233" w:rsidRPr="00FC3B04">
              <w:rPr>
                <w:rStyle w:val="CommentReference"/>
                <w:sz w:val="19"/>
                <w:szCs w:val="22"/>
                <w:lang w:val="de-DE"/>
              </w:rPr>
              <w:commentReference w:id="69"/>
            </w:r>
            <w:r w:rsidRPr="00FC3B04">
              <w:rPr>
                <w:sz w:val="19"/>
                <w:lang w:val="de-DE"/>
              </w:rPr>
              <w:t>; Orientierung, kein Kursziel</w:t>
            </w:r>
          </w:p>
        </w:tc>
      </w:tr>
    </w:tbl>
    <w:p w14:paraId="5DAB6C7B" w14:textId="77777777" w:rsidR="00CE084B" w:rsidRPr="00FC3B04" w:rsidRDefault="00CE084B">
      <w:pPr>
        <w:spacing w:after="40"/>
        <w:rPr>
          <w:lang w:val="de-DE"/>
        </w:rPr>
      </w:pPr>
    </w:p>
    <w:p w14:paraId="35F29C8D" w14:textId="77777777" w:rsidR="00CE084B" w:rsidRPr="00FC3B04" w:rsidRDefault="00047C25">
      <w:pPr>
        <w:rPr>
          <w:lang w:val="de-DE"/>
        </w:rPr>
      </w:pPr>
      <w:r w:rsidRPr="00FC3B04">
        <w:rPr>
          <w:b/>
          <w:lang w:val="de-DE"/>
        </w:rPr>
        <w:t xml:space="preserve">Mindestanforderung: </w:t>
      </w:r>
      <w:r w:rsidRPr="00FC3B04">
        <w:rPr>
          <w:lang w:val="de-DE"/>
        </w:rPr>
        <w:t>Alle Hochschulangehörigen erreichen in D1 mindestens das Niveau Grundlegend.</w:t>
      </w:r>
    </w:p>
    <w:p w14:paraId="7E1C7E29" w14:textId="77777777" w:rsidR="00CE084B" w:rsidRPr="00FC3B04" w:rsidRDefault="00047C25">
      <w:pPr>
        <w:pStyle w:val="Heading1"/>
        <w:rPr>
          <w:lang w:val="de-DE"/>
        </w:rPr>
      </w:pPr>
      <w:r w:rsidRPr="00FC3B04">
        <w:rPr>
          <w:lang w:val="de-DE"/>
        </w:rPr>
        <w:t>5  Die drei Zielgruppenprofile</w:t>
      </w:r>
    </w:p>
    <w:p w14:paraId="016D4B8A" w14:textId="77777777" w:rsidR="00CE084B" w:rsidRPr="00FC3B04" w:rsidRDefault="00047C25">
      <w:pPr>
        <w:rPr>
          <w:lang w:val="de-DE"/>
        </w:rPr>
      </w:pPr>
      <w:r w:rsidRPr="00FC3B04">
        <w:rPr>
          <w:lang w:val="de-DE"/>
        </w:rPr>
        <w:t>Jedes Profil übernimmt alle 19 Kernkompetenzen unverändert. Es ergänzt sie in zwei Schritten:</w:t>
      </w:r>
    </w:p>
    <w:p w14:paraId="2AF6375F" w14:textId="77777777" w:rsidR="00CE084B" w:rsidRPr="00FC3B04" w:rsidRDefault="00047C25" w:rsidP="00714CD4">
      <w:pPr>
        <w:pStyle w:val="ListNumber"/>
        <w:spacing w:after="40"/>
        <w:rPr>
          <w:lang w:val="de-DE"/>
        </w:rPr>
      </w:pPr>
      <w:r w:rsidRPr="00FC3B04">
        <w:rPr>
          <w:b/>
          <w:lang w:val="de-DE"/>
        </w:rPr>
        <w:t xml:space="preserve">Schritt 1 – Zielniveau festlegen: </w:t>
      </w:r>
      <w:r w:rsidRPr="00FC3B04">
        <w:rPr>
          <w:lang w:val="de-DE"/>
        </w:rPr>
        <w:t>Wie tief sollte die Gruppe jede Kernkompetenz mindestens beherrschen?</w:t>
      </w:r>
    </w:p>
    <w:p w14:paraId="1EFCA1C5" w14:textId="77777777" w:rsidR="00CE084B" w:rsidRPr="00FC3B04" w:rsidRDefault="00047C25" w:rsidP="00714CD4">
      <w:pPr>
        <w:pStyle w:val="ListNumber"/>
        <w:spacing w:after="160"/>
        <w:rPr>
          <w:lang w:val="de-DE"/>
        </w:rPr>
      </w:pPr>
      <w:r w:rsidRPr="00FC3B04">
        <w:rPr>
          <w:b/>
          <w:lang w:val="de-DE"/>
        </w:rPr>
        <w:t xml:space="preserve">Schritt 2 – Profilkompetenzen ergänzen: </w:t>
      </w:r>
      <w:r w:rsidRPr="00FC3B04">
        <w:rPr>
          <w:lang w:val="de-DE"/>
        </w:rPr>
        <w:t>Welche Kompetenzen braucht nur diese Gruppe?</w:t>
      </w:r>
    </w:p>
    <w:p w14:paraId="2896913A" w14:textId="77777777" w:rsidR="00CE084B" w:rsidRDefault="00047C25">
      <w:pPr>
        <w:pStyle w:val="Heading2"/>
      </w:pPr>
      <w:r>
        <w:t>5.1  Überblick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5"/>
        <w:gridCol w:w="3969"/>
        <w:gridCol w:w="3515"/>
      </w:tblGrid>
      <w:tr w:rsidR="00CE084B" w14:paraId="4878D850" w14:textId="77777777">
        <w:trPr>
          <w:cantSplit/>
          <w:tblHeader/>
          <w:jc w:val="center"/>
        </w:trPr>
        <w:tc>
          <w:tcPr>
            <w:tcW w:w="2154" w:type="dxa"/>
            <w:shd w:val="clear" w:color="auto" w:fill="E8EEF5"/>
          </w:tcPr>
          <w:p w14:paraId="04C0481C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Profil</w:t>
            </w:r>
          </w:p>
        </w:tc>
        <w:tc>
          <w:tcPr>
            <w:tcW w:w="3969" w:type="dxa"/>
            <w:shd w:val="clear" w:color="auto" w:fill="E8EEF5"/>
          </w:tcPr>
          <w:p w14:paraId="76E19E99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Für wen?</w:t>
            </w:r>
          </w:p>
        </w:tc>
        <w:tc>
          <w:tcPr>
            <w:tcW w:w="3515" w:type="dxa"/>
            <w:shd w:val="clear" w:color="auto" w:fill="E8EEF5"/>
          </w:tcPr>
          <w:p w14:paraId="18361615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Schwerpunkt</w:t>
            </w:r>
          </w:p>
        </w:tc>
      </w:tr>
      <w:tr w:rsidR="00CE084B" w:rsidRPr="00634728" w14:paraId="28D467E2" w14:textId="77777777">
        <w:trPr>
          <w:cantSplit/>
          <w:jc w:val="center"/>
        </w:trPr>
        <w:tc>
          <w:tcPr>
            <w:tcW w:w="2154" w:type="dxa"/>
            <w:shd w:val="clear" w:color="auto" w:fill="DCE7F1"/>
          </w:tcPr>
          <w:p w14:paraId="128F58CC" w14:textId="77777777" w:rsidR="00CE084B" w:rsidRDefault="00047C25">
            <w:pPr>
              <w:spacing w:after="40" w:line="252" w:lineRule="auto"/>
            </w:pPr>
            <w:r>
              <w:rPr>
                <w:b/>
                <w:sz w:val="19"/>
              </w:rPr>
              <w:t>Lehrende und Forschende</w:t>
            </w:r>
          </w:p>
          <w:p w14:paraId="0463B0EB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Teaching &amp; Research Staff</w:t>
            </w:r>
          </w:p>
        </w:tc>
        <w:tc>
          <w:tcPr>
            <w:tcW w:w="3969" w:type="dxa"/>
          </w:tcPr>
          <w:p w14:paraId="5A9FF853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Professor:innen, wissenschaftliche Mitarbeitende, Lehrbeauftragte, Promovierende mit Lehr- oder Forschungsaufgaben.</w:t>
            </w:r>
          </w:p>
        </w:tc>
        <w:tc>
          <w:tcPr>
            <w:tcW w:w="3515" w:type="dxa"/>
          </w:tcPr>
          <w:p w14:paraId="3AB401F4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Hochschuldidaktik, Prüfen, Forschen und professionelle Weiterentwicklung mit KI.</w:t>
            </w:r>
          </w:p>
        </w:tc>
      </w:tr>
      <w:tr w:rsidR="00CE084B" w:rsidRPr="00634728" w14:paraId="2F79CAA5" w14:textId="77777777">
        <w:trPr>
          <w:cantSplit/>
          <w:jc w:val="center"/>
        </w:trPr>
        <w:tc>
          <w:tcPr>
            <w:tcW w:w="2154" w:type="dxa"/>
            <w:shd w:val="clear" w:color="auto" w:fill="F1E4DC"/>
          </w:tcPr>
          <w:p w14:paraId="6C49F50A" w14:textId="77777777" w:rsidR="00CE084B" w:rsidRDefault="00047C25">
            <w:pPr>
              <w:spacing w:after="40" w:line="252" w:lineRule="auto"/>
            </w:pPr>
            <w:r>
              <w:rPr>
                <w:b/>
                <w:sz w:val="19"/>
              </w:rPr>
              <w:t>Studierende</w:t>
            </w:r>
          </w:p>
          <w:p w14:paraId="2F3C2C7D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Students</w:t>
            </w:r>
          </w:p>
        </w:tc>
        <w:tc>
          <w:tcPr>
            <w:tcW w:w="3969" w:type="dxa"/>
          </w:tcPr>
          <w:p w14:paraId="3284F516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Studierende in allen Studienphasen und Fächern, einschließlich studentischer Hilfskräfte und Tutor:innen.</w:t>
            </w:r>
          </w:p>
        </w:tc>
        <w:tc>
          <w:tcPr>
            <w:tcW w:w="3515" w:type="dxa"/>
          </w:tcPr>
          <w:p w14:paraId="27934809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Studieren, wissenschaftlich Arbeiten und Lernen mit KI – regelkonform und mit Blick auf das künftige Berufsfeld.</w:t>
            </w:r>
          </w:p>
        </w:tc>
      </w:tr>
      <w:tr w:rsidR="00CE084B" w:rsidRPr="00634728" w14:paraId="57B11B29" w14:textId="77777777">
        <w:trPr>
          <w:cantSplit/>
          <w:jc w:val="center"/>
        </w:trPr>
        <w:tc>
          <w:tcPr>
            <w:tcW w:w="2154" w:type="dxa"/>
            <w:shd w:val="clear" w:color="auto" w:fill="E6E2F1"/>
          </w:tcPr>
          <w:p w14:paraId="7AA2A96E" w14:textId="77777777" w:rsidR="00CE084B" w:rsidRDefault="00047C25">
            <w:pPr>
              <w:spacing w:after="40" w:line="252" w:lineRule="auto"/>
            </w:pPr>
            <w:r>
              <w:rPr>
                <w:b/>
                <w:sz w:val="19"/>
              </w:rPr>
              <w:t>Verwaltung</w:t>
            </w:r>
          </w:p>
          <w:p w14:paraId="0029465F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Administrative Staff</w:t>
            </w:r>
          </w:p>
        </w:tc>
        <w:tc>
          <w:tcPr>
            <w:tcW w:w="3969" w:type="dxa"/>
          </w:tcPr>
          <w:p w14:paraId="7C8FE8FC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Beschäftigte in Technik und Verwaltung, u. a. Studierendenservice, Prüfungsämter, Bibliothek, IT, Personal, Finanzen und Hochschulleitung.</w:t>
            </w:r>
          </w:p>
        </w:tc>
        <w:tc>
          <w:tcPr>
            <w:tcW w:w="3515" w:type="dxa"/>
          </w:tcPr>
          <w:p w14:paraId="6768ADCD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sz w:val="19"/>
                <w:lang w:val="de-DE"/>
              </w:rPr>
              <w:t>Recht und Compliance, KI in Prozessen und Services, Beschaffung und Betrieb sowie Change.</w:t>
            </w:r>
          </w:p>
        </w:tc>
      </w:tr>
    </w:tbl>
    <w:p w14:paraId="02EB378F" w14:textId="77777777" w:rsidR="00CE084B" w:rsidRPr="00FC3B04" w:rsidRDefault="00CE084B">
      <w:pPr>
        <w:spacing w:after="40"/>
        <w:rPr>
          <w:lang w:val="de-DE"/>
        </w:rPr>
      </w:pPr>
    </w:p>
    <w:p w14:paraId="6CF0DC6A" w14:textId="77777777" w:rsidR="00CE084B" w:rsidRPr="00FC3B04" w:rsidRDefault="4E4DE81D">
      <w:pPr>
        <w:pStyle w:val="Heading2"/>
        <w:rPr>
          <w:lang w:val="de-DE"/>
        </w:rPr>
      </w:pPr>
      <w:r w:rsidRPr="4E4DE81D">
        <w:rPr>
          <w:lang w:val="de-DE"/>
        </w:rPr>
        <w:t>5.2  Schritt 1: Zielniveau im Fundament (</w:t>
      </w:r>
      <w:commentRangeStart w:id="70"/>
      <w:r w:rsidRPr="4E4DE81D">
        <w:rPr>
          <w:lang w:val="de-DE"/>
        </w:rPr>
        <w:t>Vorschlag</w:t>
      </w:r>
      <w:commentRangeEnd w:id="70"/>
      <w:r w:rsidR="00047C25" w:rsidRPr="4E4DE81D">
        <w:rPr>
          <w:rStyle w:val="CommentReference"/>
          <w:sz w:val="23"/>
          <w:szCs w:val="26"/>
          <w:lang w:val="de-DE"/>
        </w:rPr>
        <w:commentReference w:id="70"/>
      </w:r>
      <w:r w:rsidRPr="4E4DE81D">
        <w:rPr>
          <w:lang w:val="de-DE"/>
        </w:rPr>
        <w:t>)</w:t>
      </w:r>
    </w:p>
    <w:p w14:paraId="08011093" w14:textId="77777777" w:rsidR="00CE084B" w:rsidRPr="00FC3B04" w:rsidRDefault="00047C25">
      <w:pPr>
        <w:rPr>
          <w:lang w:val="de-DE"/>
        </w:rPr>
      </w:pPr>
      <w:r w:rsidRPr="00FC3B04">
        <w:rPr>
          <w:sz w:val="19"/>
          <w:lang w:val="de-DE"/>
        </w:rPr>
        <w:t>Grundsätzlich gilt Grundlegend. Die Tabelle nennt nur die Abweichungen davon.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CE084B" w14:paraId="7E61B2B3" w14:textId="77777777">
        <w:trPr>
          <w:cantSplit/>
          <w:tblHeader/>
          <w:jc w:val="center"/>
        </w:trPr>
        <w:tc>
          <w:tcPr>
            <w:tcW w:w="1928" w:type="dxa"/>
            <w:shd w:val="clear" w:color="auto" w:fill="E8EEF5"/>
          </w:tcPr>
          <w:p w14:paraId="5422F8AA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Profil</w:t>
            </w:r>
          </w:p>
        </w:tc>
        <w:tc>
          <w:tcPr>
            <w:tcW w:w="1928" w:type="dxa"/>
            <w:shd w:val="clear" w:color="auto" w:fill="E8EEF5"/>
          </w:tcPr>
          <w:p w14:paraId="614A5899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D1</w:t>
            </w:r>
          </w:p>
        </w:tc>
        <w:tc>
          <w:tcPr>
            <w:tcW w:w="1928" w:type="dxa"/>
            <w:shd w:val="clear" w:color="auto" w:fill="E8EEF5"/>
          </w:tcPr>
          <w:p w14:paraId="4E4A5739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D2</w:t>
            </w:r>
          </w:p>
        </w:tc>
        <w:tc>
          <w:tcPr>
            <w:tcW w:w="1928" w:type="dxa"/>
            <w:shd w:val="clear" w:color="auto" w:fill="E8EEF5"/>
          </w:tcPr>
          <w:p w14:paraId="35BCE332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D3</w:t>
            </w:r>
          </w:p>
        </w:tc>
        <w:tc>
          <w:tcPr>
            <w:tcW w:w="1928" w:type="dxa"/>
            <w:shd w:val="clear" w:color="auto" w:fill="E8EEF5"/>
          </w:tcPr>
          <w:p w14:paraId="64312ACC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D4</w:t>
            </w:r>
          </w:p>
        </w:tc>
      </w:tr>
      <w:tr w:rsidR="00CE084B" w14:paraId="4D3EEA74" w14:textId="77777777">
        <w:trPr>
          <w:cantSplit/>
          <w:jc w:val="center"/>
        </w:trPr>
        <w:tc>
          <w:tcPr>
            <w:tcW w:w="1928" w:type="dxa"/>
            <w:shd w:val="clear" w:color="auto" w:fill="DCE7F1"/>
          </w:tcPr>
          <w:p w14:paraId="456A3359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Lehrende und Forschende</w:t>
            </w:r>
          </w:p>
        </w:tc>
        <w:tc>
          <w:tcPr>
            <w:tcW w:w="1928" w:type="dxa"/>
          </w:tcPr>
          <w:p w14:paraId="0D794494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b/>
                <w:sz w:val="18"/>
                <w:lang w:val="de-DE"/>
              </w:rPr>
              <w:t xml:space="preserve">Fortgeschritten: </w:t>
            </w:r>
            <w:r w:rsidRPr="00FC3B04">
              <w:rPr>
                <w:sz w:val="18"/>
                <w:lang w:val="de-DE"/>
              </w:rPr>
              <w:t>E2, E3, E4, E6, E7</w:t>
            </w:r>
          </w:p>
        </w:tc>
        <w:tc>
          <w:tcPr>
            <w:tcW w:w="1928" w:type="dxa"/>
          </w:tcPr>
          <w:p w14:paraId="1C95742E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b/>
                <w:sz w:val="18"/>
                <w:lang w:val="de-DE"/>
              </w:rPr>
              <w:t xml:space="preserve">Fortgeschritten: </w:t>
            </w:r>
            <w:r w:rsidRPr="00FC3B04">
              <w:rPr>
                <w:sz w:val="18"/>
                <w:lang w:val="de-DE"/>
              </w:rPr>
              <w:t>C1, C2, C3, C4</w:t>
            </w:r>
          </w:p>
        </w:tc>
        <w:tc>
          <w:tcPr>
            <w:tcW w:w="1928" w:type="dxa"/>
          </w:tcPr>
          <w:p w14:paraId="336630A8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M1, M2, M3</w:t>
            </w:r>
          </w:p>
        </w:tc>
        <w:tc>
          <w:tcPr>
            <w:tcW w:w="1928" w:type="dxa"/>
          </w:tcPr>
          <w:p w14:paraId="648B8495" w14:textId="77777777" w:rsidR="00CE084B" w:rsidRDefault="00047C25">
            <w:pPr>
              <w:spacing w:after="0" w:line="252" w:lineRule="auto"/>
            </w:pPr>
            <w:r>
              <w:rPr>
                <w:sz w:val="18"/>
              </w:rPr>
              <w:t>alle Grundlegend</w:t>
            </w:r>
          </w:p>
        </w:tc>
      </w:tr>
      <w:tr w:rsidR="00CE084B" w14:paraId="60FC7EB8" w14:textId="77777777">
        <w:trPr>
          <w:cantSplit/>
          <w:jc w:val="center"/>
        </w:trPr>
        <w:tc>
          <w:tcPr>
            <w:tcW w:w="1928" w:type="dxa"/>
            <w:shd w:val="clear" w:color="auto" w:fill="F1E4DC"/>
          </w:tcPr>
          <w:p w14:paraId="17E4FFBC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Studierende</w:t>
            </w:r>
          </w:p>
        </w:tc>
        <w:tc>
          <w:tcPr>
            <w:tcW w:w="1928" w:type="dxa"/>
          </w:tcPr>
          <w:p w14:paraId="3994A220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E3</w:t>
            </w:r>
          </w:p>
        </w:tc>
        <w:tc>
          <w:tcPr>
            <w:tcW w:w="1928" w:type="dxa"/>
          </w:tcPr>
          <w:p w14:paraId="2BA70697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C1, C3, C4</w:t>
            </w:r>
          </w:p>
        </w:tc>
        <w:tc>
          <w:tcPr>
            <w:tcW w:w="1928" w:type="dxa"/>
          </w:tcPr>
          <w:p w14:paraId="01BD757D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M1, M3</w:t>
            </w:r>
          </w:p>
        </w:tc>
        <w:tc>
          <w:tcPr>
            <w:tcW w:w="1928" w:type="dxa"/>
          </w:tcPr>
          <w:p w14:paraId="0343709C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freiwillig: </w:t>
            </w:r>
            <w:r>
              <w:rPr>
                <w:sz w:val="18"/>
              </w:rPr>
              <w:t>S1, S2, S3</w:t>
            </w:r>
          </w:p>
        </w:tc>
      </w:tr>
      <w:tr w:rsidR="00CE084B" w14:paraId="5BAFE4CE" w14:textId="77777777">
        <w:trPr>
          <w:cantSplit/>
          <w:jc w:val="center"/>
        </w:trPr>
        <w:tc>
          <w:tcPr>
            <w:tcW w:w="1928" w:type="dxa"/>
            <w:shd w:val="clear" w:color="auto" w:fill="E6E2F1"/>
          </w:tcPr>
          <w:p w14:paraId="737B8BDC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Verwaltung</w:t>
            </w:r>
          </w:p>
        </w:tc>
        <w:tc>
          <w:tcPr>
            <w:tcW w:w="1928" w:type="dxa"/>
          </w:tcPr>
          <w:p w14:paraId="35E980E2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E3, E6, E7</w:t>
            </w:r>
          </w:p>
        </w:tc>
        <w:tc>
          <w:tcPr>
            <w:tcW w:w="1928" w:type="dxa"/>
          </w:tcPr>
          <w:p w14:paraId="7E96109F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C3</w:t>
            </w:r>
          </w:p>
        </w:tc>
        <w:tc>
          <w:tcPr>
            <w:tcW w:w="1928" w:type="dxa"/>
          </w:tcPr>
          <w:p w14:paraId="10356C88" w14:textId="77777777" w:rsidR="00CE084B" w:rsidRPr="00FC3B04" w:rsidRDefault="00047C25">
            <w:pPr>
              <w:spacing w:after="0" w:line="252" w:lineRule="auto"/>
              <w:rPr>
                <w:lang w:val="de-DE"/>
              </w:rPr>
            </w:pPr>
            <w:r w:rsidRPr="00FC3B04">
              <w:rPr>
                <w:b/>
                <w:sz w:val="18"/>
                <w:lang w:val="de-DE"/>
              </w:rPr>
              <w:t xml:space="preserve">Fortgeschritten: </w:t>
            </w:r>
            <w:r w:rsidRPr="00FC3B04">
              <w:rPr>
                <w:sz w:val="18"/>
                <w:lang w:val="de-DE"/>
              </w:rPr>
              <w:t>M1, M2, M3, M4</w:t>
            </w:r>
          </w:p>
        </w:tc>
        <w:tc>
          <w:tcPr>
            <w:tcW w:w="1928" w:type="dxa"/>
          </w:tcPr>
          <w:p w14:paraId="0CB266E7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 xml:space="preserve">Fortgeschritten: </w:t>
            </w:r>
            <w:r>
              <w:rPr>
                <w:sz w:val="18"/>
              </w:rPr>
              <w:t>S1, S2</w:t>
            </w:r>
          </w:p>
        </w:tc>
      </w:tr>
    </w:tbl>
    <w:p w14:paraId="6A05A809" w14:textId="77777777" w:rsidR="00CE084B" w:rsidRDefault="00CE084B">
      <w:pPr>
        <w:spacing w:after="40"/>
      </w:pPr>
    </w:p>
    <w:p w14:paraId="017B8E4A" w14:textId="77777777" w:rsidR="00CE084B" w:rsidRDefault="4E4DE81D">
      <w:pPr>
        <w:pStyle w:val="Heading2"/>
      </w:pPr>
      <w:commentRangeStart w:id="71"/>
      <w:r>
        <w:t>5.3  Schritt 2: Profilkompetenzen</w:t>
      </w:r>
      <w:commentRangeEnd w:id="71"/>
      <w:r w:rsidR="00047C25">
        <w:rPr>
          <w:rStyle w:val="CommentReference"/>
          <w:sz w:val="23"/>
          <w:szCs w:val="26"/>
        </w:rPr>
        <w:commentReference w:id="71"/>
      </w:r>
    </w:p>
    <w:p w14:paraId="36943A45" w14:textId="77777777" w:rsidR="00CE084B" w:rsidRPr="00593B80" w:rsidRDefault="00047C25">
      <w:pPr>
        <w:keepNext/>
        <w:rPr>
          <w:lang w:val="de-DE"/>
        </w:rPr>
      </w:pPr>
      <w:r w:rsidRPr="00593B80">
        <w:rPr>
          <w:sz w:val="19"/>
          <w:lang w:val="de-DE"/>
        </w:rPr>
        <w:t>Hier fließen auch die Inhalte des früheren „Stratum X“ ein (Recht, wissenschaftliches Arbeiten, professionelle Entwicklung) – jeweils auf die Gruppe zugeschnitten.</w:t>
      </w:r>
    </w:p>
    <w:p w14:paraId="05D3295C" w14:textId="77777777" w:rsidR="00CE084B" w:rsidRDefault="00047C25">
      <w:pPr>
        <w:keepNext/>
        <w:spacing w:before="80" w:after="60"/>
      </w:pPr>
      <w:r>
        <w:rPr>
          <w:b/>
          <w:color w:val="1B5FA8"/>
          <w:sz w:val="21"/>
        </w:rPr>
        <w:t>Profil Lehrende und Forschende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7"/>
        <w:gridCol w:w="5784"/>
        <w:gridCol w:w="2948"/>
      </w:tblGrid>
      <w:tr w:rsidR="00CE084B" w14:paraId="0990CCE5" w14:textId="77777777">
        <w:trPr>
          <w:cantSplit/>
          <w:tblHeader/>
          <w:jc w:val="center"/>
        </w:trPr>
        <w:tc>
          <w:tcPr>
            <w:tcW w:w="907" w:type="dxa"/>
            <w:shd w:val="clear" w:color="auto" w:fill="E8EEF5"/>
          </w:tcPr>
          <w:p w14:paraId="0A970367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783" w:type="dxa"/>
            <w:shd w:val="clear" w:color="auto" w:fill="E8EEF5"/>
          </w:tcPr>
          <w:p w14:paraId="53CA035C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Profilkompetenz</w:t>
            </w:r>
          </w:p>
        </w:tc>
        <w:tc>
          <w:tcPr>
            <w:tcW w:w="2948" w:type="dxa"/>
            <w:shd w:val="clear" w:color="auto" w:fill="E8EEF5"/>
          </w:tcPr>
          <w:p w14:paraId="1B9EC0FB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Herkunft</w:t>
            </w:r>
          </w:p>
        </w:tc>
      </w:tr>
      <w:tr w:rsidR="00CE084B" w14:paraId="2C94794B" w14:textId="77777777">
        <w:trPr>
          <w:cantSplit/>
          <w:jc w:val="center"/>
        </w:trPr>
        <w:tc>
          <w:tcPr>
            <w:tcW w:w="907" w:type="dxa"/>
            <w:shd w:val="clear" w:color="auto" w:fill="DCE7F1"/>
          </w:tcPr>
          <w:p w14:paraId="44D8A94F" w14:textId="77777777" w:rsidR="00CE084B" w:rsidRDefault="00047C25">
            <w:pPr>
              <w:keepNext/>
              <w:spacing w:after="0" w:line="252" w:lineRule="auto"/>
            </w:pPr>
            <w:commentRangeStart w:id="72"/>
            <w:r w:rsidRPr="3DF134A7">
              <w:rPr>
                <w:b/>
                <w:bCs/>
                <w:sz w:val="19"/>
                <w:szCs w:val="19"/>
              </w:rPr>
              <w:t>LF</w:t>
            </w:r>
            <w:commentRangeEnd w:id="72"/>
            <w:r w:rsidRPr="3DF134A7">
              <w:rPr>
                <w:rStyle w:val="CommentReference"/>
                <w:b/>
                <w:bCs/>
                <w:sz w:val="19"/>
                <w:szCs w:val="19"/>
              </w:rPr>
              <w:commentReference w:id="72"/>
            </w:r>
            <w:r w:rsidRPr="3DF134A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783" w:type="dxa"/>
          </w:tcPr>
          <w:p w14:paraId="237D00C9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KI-bezogen hochschuldidaktisch gestalten</w:t>
            </w:r>
          </w:p>
        </w:tc>
        <w:tc>
          <w:tcPr>
            <w:tcW w:w="2948" w:type="dxa"/>
          </w:tcPr>
          <w:p w14:paraId="05D1352C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neu</w:t>
            </w:r>
          </w:p>
        </w:tc>
      </w:tr>
      <w:tr w:rsidR="00CE084B" w14:paraId="635B6021" w14:textId="77777777">
        <w:trPr>
          <w:cantSplit/>
          <w:jc w:val="center"/>
        </w:trPr>
        <w:tc>
          <w:tcPr>
            <w:tcW w:w="907" w:type="dxa"/>
            <w:shd w:val="clear" w:color="auto" w:fill="DCE7F1"/>
          </w:tcPr>
          <w:p w14:paraId="1FD18841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LF2</w:t>
            </w:r>
          </w:p>
        </w:tc>
        <w:tc>
          <w:tcPr>
            <w:tcW w:w="5783" w:type="dxa"/>
          </w:tcPr>
          <w:p w14:paraId="43251785" w14:textId="77777777" w:rsidR="00CE084B" w:rsidRPr="00593B80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593B80">
              <w:rPr>
                <w:sz w:val="19"/>
                <w:lang w:val="de-DE"/>
              </w:rPr>
              <w:t>Prüfen und Bewerten unter KI-Bedingungen gestalten</w:t>
            </w:r>
          </w:p>
        </w:tc>
        <w:tc>
          <w:tcPr>
            <w:tcW w:w="2948" w:type="dxa"/>
          </w:tcPr>
          <w:p w14:paraId="28365E17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neu</w:t>
            </w:r>
          </w:p>
        </w:tc>
      </w:tr>
      <w:tr w:rsidR="00CE084B" w14:paraId="4F1F2BE7" w14:textId="77777777">
        <w:trPr>
          <w:cantSplit/>
          <w:jc w:val="center"/>
        </w:trPr>
        <w:tc>
          <w:tcPr>
            <w:tcW w:w="907" w:type="dxa"/>
            <w:shd w:val="clear" w:color="auto" w:fill="DCE7F1"/>
          </w:tcPr>
          <w:p w14:paraId="4A23CD96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LF3</w:t>
            </w:r>
          </w:p>
        </w:tc>
        <w:tc>
          <w:tcPr>
            <w:tcW w:w="5783" w:type="dxa"/>
          </w:tcPr>
          <w:p w14:paraId="3C28D320" w14:textId="77777777" w:rsidR="00CE084B" w:rsidRPr="00593B80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593B80">
              <w:rPr>
                <w:sz w:val="19"/>
                <w:lang w:val="de-DE"/>
              </w:rPr>
              <w:t>Wissenschaftlich mit KI forschen und dies vermitteln</w:t>
            </w:r>
          </w:p>
        </w:tc>
        <w:tc>
          <w:tcPr>
            <w:tcW w:w="2948" w:type="dxa"/>
          </w:tcPr>
          <w:p w14:paraId="2CB99FCF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(X2)</w:t>
            </w:r>
          </w:p>
        </w:tc>
      </w:tr>
      <w:tr w:rsidR="00CE084B" w14:paraId="5505D133" w14:textId="77777777">
        <w:trPr>
          <w:cantSplit/>
          <w:jc w:val="center"/>
        </w:trPr>
        <w:tc>
          <w:tcPr>
            <w:tcW w:w="907" w:type="dxa"/>
            <w:shd w:val="clear" w:color="auto" w:fill="DCE7F1"/>
          </w:tcPr>
          <w:p w14:paraId="74FBCDEF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LF4</w:t>
            </w:r>
          </w:p>
        </w:tc>
        <w:tc>
          <w:tcPr>
            <w:tcW w:w="5783" w:type="dxa"/>
          </w:tcPr>
          <w:p w14:paraId="79EDF85F" w14:textId="77777777" w:rsidR="00CE084B" w:rsidRPr="00593B80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593B80">
              <w:rPr>
                <w:sz w:val="19"/>
                <w:lang w:val="de-DE"/>
              </w:rPr>
              <w:t>Sich mit KI professionell und kollaborativ weiterentwickeln</w:t>
            </w:r>
          </w:p>
        </w:tc>
        <w:tc>
          <w:tcPr>
            <w:tcW w:w="2948" w:type="dxa"/>
          </w:tcPr>
          <w:p w14:paraId="47995220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(X3)</w:t>
            </w:r>
          </w:p>
        </w:tc>
      </w:tr>
      <w:tr w:rsidR="00CE084B" w14:paraId="286F71FE" w14:textId="77777777">
        <w:trPr>
          <w:cantSplit/>
          <w:jc w:val="center"/>
        </w:trPr>
        <w:tc>
          <w:tcPr>
            <w:tcW w:w="907" w:type="dxa"/>
            <w:shd w:val="clear" w:color="auto" w:fill="DCE7F1"/>
          </w:tcPr>
          <w:p w14:paraId="44820031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LF5</w:t>
            </w:r>
          </w:p>
        </w:tc>
        <w:tc>
          <w:tcPr>
            <w:tcW w:w="5783" w:type="dxa"/>
          </w:tcPr>
          <w:p w14:paraId="7A779580" w14:textId="77777777" w:rsidR="00CE084B" w:rsidRPr="00D23C4C" w:rsidRDefault="00047C25">
            <w:pPr>
              <w:spacing w:after="0" w:line="252" w:lineRule="auto"/>
              <w:rPr>
                <w:lang w:val="de-DE"/>
              </w:rPr>
            </w:pPr>
            <w:r w:rsidRPr="00D23C4C">
              <w:rPr>
                <w:sz w:val="19"/>
                <w:lang w:val="de-DE"/>
              </w:rPr>
              <w:t>Den Rechtsrahmen für KI in Lehre und Forschung anwenden</w:t>
            </w:r>
          </w:p>
        </w:tc>
        <w:tc>
          <w:tcPr>
            <w:tcW w:w="2948" w:type="dxa"/>
          </w:tcPr>
          <w:p w14:paraId="0F6CB3BE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aus Stratum X (X1)</w:t>
            </w:r>
          </w:p>
        </w:tc>
      </w:tr>
    </w:tbl>
    <w:p w14:paraId="5A39BBE3" w14:textId="77777777" w:rsidR="00CE084B" w:rsidRDefault="00CE084B">
      <w:pPr>
        <w:spacing w:after="40"/>
      </w:pPr>
    </w:p>
    <w:p w14:paraId="6CE1E131" w14:textId="77777777" w:rsidR="00CE084B" w:rsidRDefault="00047C25">
      <w:pPr>
        <w:keepNext/>
        <w:spacing w:before="80" w:after="60"/>
      </w:pPr>
      <w:r>
        <w:rPr>
          <w:b/>
          <w:color w:val="A8501B"/>
          <w:sz w:val="21"/>
        </w:rPr>
        <w:t>Profil Studierende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7"/>
        <w:gridCol w:w="5784"/>
        <w:gridCol w:w="2948"/>
      </w:tblGrid>
      <w:tr w:rsidR="00CE084B" w14:paraId="0536C6C5" w14:textId="77777777">
        <w:trPr>
          <w:cantSplit/>
          <w:tblHeader/>
          <w:jc w:val="center"/>
        </w:trPr>
        <w:tc>
          <w:tcPr>
            <w:tcW w:w="907" w:type="dxa"/>
            <w:shd w:val="clear" w:color="auto" w:fill="E8EEF5"/>
          </w:tcPr>
          <w:p w14:paraId="5F31422F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783" w:type="dxa"/>
            <w:shd w:val="clear" w:color="auto" w:fill="E8EEF5"/>
          </w:tcPr>
          <w:p w14:paraId="5B5F73D8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Profilkompetenz</w:t>
            </w:r>
          </w:p>
        </w:tc>
        <w:tc>
          <w:tcPr>
            <w:tcW w:w="2948" w:type="dxa"/>
            <w:shd w:val="clear" w:color="auto" w:fill="E8EEF5"/>
          </w:tcPr>
          <w:p w14:paraId="05183EE1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Herkunft</w:t>
            </w:r>
          </w:p>
        </w:tc>
      </w:tr>
      <w:tr w:rsidR="00CE084B" w14:paraId="40478036" w14:textId="77777777">
        <w:trPr>
          <w:cantSplit/>
          <w:jc w:val="center"/>
        </w:trPr>
        <w:tc>
          <w:tcPr>
            <w:tcW w:w="907" w:type="dxa"/>
            <w:shd w:val="clear" w:color="auto" w:fill="F1E4DC"/>
          </w:tcPr>
          <w:p w14:paraId="34E91592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ST1</w:t>
            </w:r>
          </w:p>
        </w:tc>
        <w:tc>
          <w:tcPr>
            <w:tcW w:w="5783" w:type="dxa"/>
          </w:tcPr>
          <w:p w14:paraId="3D855DD5" w14:textId="77777777" w:rsidR="00CE084B" w:rsidRPr="00D23C4C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D23C4C">
              <w:rPr>
                <w:sz w:val="19"/>
                <w:lang w:val="de-DE"/>
              </w:rPr>
              <w:t>Wissenschaftlich arbeiten mit KI im Studium</w:t>
            </w:r>
          </w:p>
        </w:tc>
        <w:tc>
          <w:tcPr>
            <w:tcW w:w="2948" w:type="dxa"/>
          </w:tcPr>
          <w:p w14:paraId="294E1961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(X2)</w:t>
            </w:r>
          </w:p>
        </w:tc>
      </w:tr>
      <w:tr w:rsidR="00CE084B" w14:paraId="361DB180" w14:textId="77777777">
        <w:trPr>
          <w:cantSplit/>
          <w:jc w:val="center"/>
        </w:trPr>
        <w:tc>
          <w:tcPr>
            <w:tcW w:w="907" w:type="dxa"/>
            <w:shd w:val="clear" w:color="auto" w:fill="F1E4DC"/>
          </w:tcPr>
          <w:p w14:paraId="5104E1B0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ST2</w:t>
            </w:r>
          </w:p>
        </w:tc>
        <w:tc>
          <w:tcPr>
            <w:tcW w:w="5783" w:type="dxa"/>
          </w:tcPr>
          <w:p w14:paraId="7CA7C199" w14:textId="77777777" w:rsidR="00CE084B" w:rsidRPr="009D51B4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9D51B4">
              <w:rPr>
                <w:sz w:val="19"/>
                <w:lang w:val="de-DE"/>
              </w:rPr>
              <w:t>Das eigene Lernen mit KI selbst steuern</w:t>
            </w:r>
          </w:p>
        </w:tc>
        <w:tc>
          <w:tcPr>
            <w:tcW w:w="2948" w:type="dxa"/>
          </w:tcPr>
          <w:p w14:paraId="5D81286B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(X3)</w:t>
            </w:r>
          </w:p>
        </w:tc>
      </w:tr>
      <w:tr w:rsidR="00CE084B" w14:paraId="0689F695" w14:textId="77777777">
        <w:trPr>
          <w:cantSplit/>
          <w:jc w:val="center"/>
        </w:trPr>
        <w:tc>
          <w:tcPr>
            <w:tcW w:w="907" w:type="dxa"/>
            <w:shd w:val="clear" w:color="auto" w:fill="F1E4DC"/>
          </w:tcPr>
          <w:p w14:paraId="2770FB1B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ST3</w:t>
            </w:r>
          </w:p>
        </w:tc>
        <w:tc>
          <w:tcPr>
            <w:tcW w:w="5783" w:type="dxa"/>
          </w:tcPr>
          <w:p w14:paraId="11770FD8" w14:textId="77777777" w:rsidR="00CE084B" w:rsidRPr="009D51B4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9D51B4">
              <w:rPr>
                <w:sz w:val="19"/>
                <w:lang w:val="de-DE"/>
              </w:rPr>
              <w:t>Rechts- und Prüfungsrahmen der KI-Nutzung im Studium einhalten</w:t>
            </w:r>
          </w:p>
        </w:tc>
        <w:tc>
          <w:tcPr>
            <w:tcW w:w="2948" w:type="dxa"/>
          </w:tcPr>
          <w:p w14:paraId="4B1CDC02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(X1)</w:t>
            </w:r>
          </w:p>
        </w:tc>
      </w:tr>
      <w:tr w:rsidR="00CE084B" w14:paraId="4905BEBB" w14:textId="77777777">
        <w:trPr>
          <w:cantSplit/>
          <w:jc w:val="center"/>
        </w:trPr>
        <w:tc>
          <w:tcPr>
            <w:tcW w:w="907" w:type="dxa"/>
            <w:shd w:val="clear" w:color="auto" w:fill="F1E4DC"/>
          </w:tcPr>
          <w:p w14:paraId="7EC8B382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ST4</w:t>
            </w:r>
          </w:p>
        </w:tc>
        <w:tc>
          <w:tcPr>
            <w:tcW w:w="5783" w:type="dxa"/>
          </w:tcPr>
          <w:p w14:paraId="33B41541" w14:textId="77777777" w:rsidR="00CE084B" w:rsidRPr="00A8778A" w:rsidRDefault="00047C25">
            <w:pPr>
              <w:spacing w:after="0" w:line="252" w:lineRule="auto"/>
              <w:rPr>
                <w:lang w:val="de-DE"/>
              </w:rPr>
            </w:pPr>
            <w:r w:rsidRPr="00A8778A">
              <w:rPr>
                <w:sz w:val="19"/>
                <w:lang w:val="de-DE"/>
              </w:rPr>
              <w:t>KI in Fach und künftigem Berufsfeld einordnen</w:t>
            </w:r>
          </w:p>
        </w:tc>
        <w:tc>
          <w:tcPr>
            <w:tcW w:w="2948" w:type="dxa"/>
          </w:tcPr>
          <w:p w14:paraId="19215111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neu</w:t>
            </w:r>
          </w:p>
        </w:tc>
      </w:tr>
    </w:tbl>
    <w:p w14:paraId="41C8F396" w14:textId="77777777" w:rsidR="00CE084B" w:rsidRDefault="00CE084B">
      <w:pPr>
        <w:spacing w:after="40"/>
      </w:pPr>
    </w:p>
    <w:p w14:paraId="7FE5CB27" w14:textId="77777777" w:rsidR="00CE084B" w:rsidRDefault="00047C25">
      <w:pPr>
        <w:keepNext/>
        <w:spacing w:before="80" w:after="60"/>
      </w:pPr>
      <w:r>
        <w:rPr>
          <w:b/>
          <w:color w:val="5B3FA8"/>
          <w:sz w:val="21"/>
        </w:rPr>
        <w:t>Profil Verwaltung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907"/>
        <w:gridCol w:w="5784"/>
        <w:gridCol w:w="2948"/>
      </w:tblGrid>
      <w:tr w:rsidR="00CE084B" w14:paraId="147ED259" w14:textId="77777777">
        <w:trPr>
          <w:cantSplit/>
          <w:tblHeader/>
          <w:jc w:val="center"/>
        </w:trPr>
        <w:tc>
          <w:tcPr>
            <w:tcW w:w="907" w:type="dxa"/>
            <w:shd w:val="clear" w:color="auto" w:fill="E8EEF5"/>
          </w:tcPr>
          <w:p w14:paraId="21F7E317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5783" w:type="dxa"/>
            <w:shd w:val="clear" w:color="auto" w:fill="E8EEF5"/>
          </w:tcPr>
          <w:p w14:paraId="1EA36BBE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Profilkompetenz</w:t>
            </w:r>
          </w:p>
        </w:tc>
        <w:tc>
          <w:tcPr>
            <w:tcW w:w="2948" w:type="dxa"/>
            <w:shd w:val="clear" w:color="auto" w:fill="E8EEF5"/>
          </w:tcPr>
          <w:p w14:paraId="0CED7D64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Herkunft</w:t>
            </w:r>
          </w:p>
        </w:tc>
      </w:tr>
      <w:tr w:rsidR="00CE084B" w14:paraId="090333F6" w14:textId="77777777">
        <w:trPr>
          <w:cantSplit/>
          <w:jc w:val="center"/>
        </w:trPr>
        <w:tc>
          <w:tcPr>
            <w:tcW w:w="907" w:type="dxa"/>
            <w:shd w:val="clear" w:color="auto" w:fill="E6E2F1"/>
          </w:tcPr>
          <w:p w14:paraId="286953C9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VW1</w:t>
            </w:r>
          </w:p>
        </w:tc>
        <w:tc>
          <w:tcPr>
            <w:tcW w:w="5783" w:type="dxa"/>
          </w:tcPr>
          <w:p w14:paraId="5109F885" w14:textId="77777777" w:rsidR="00CE084B" w:rsidRPr="00A8778A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A8778A">
              <w:rPr>
                <w:sz w:val="19"/>
                <w:lang w:val="de-DE"/>
              </w:rPr>
              <w:t>Rechtsrahmen und Compliance im Verwaltungshandeln anwenden</w:t>
            </w:r>
          </w:p>
        </w:tc>
        <w:tc>
          <w:tcPr>
            <w:tcW w:w="2948" w:type="dxa"/>
          </w:tcPr>
          <w:p w14:paraId="0D63EE2F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aus Stratum X (X1)</w:t>
            </w:r>
          </w:p>
        </w:tc>
      </w:tr>
      <w:tr w:rsidR="00CE084B" w:rsidRPr="00634728" w14:paraId="276F52AA" w14:textId="77777777">
        <w:trPr>
          <w:cantSplit/>
          <w:jc w:val="center"/>
        </w:trPr>
        <w:tc>
          <w:tcPr>
            <w:tcW w:w="907" w:type="dxa"/>
            <w:shd w:val="clear" w:color="auto" w:fill="E6E2F1"/>
          </w:tcPr>
          <w:p w14:paraId="6E2243B6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VW2</w:t>
            </w:r>
          </w:p>
        </w:tc>
        <w:tc>
          <w:tcPr>
            <w:tcW w:w="5783" w:type="dxa"/>
          </w:tcPr>
          <w:p w14:paraId="26AC1841" w14:textId="77777777" w:rsidR="00CE084B" w:rsidRPr="00D8203F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D8203F">
              <w:rPr>
                <w:sz w:val="19"/>
                <w:lang w:val="de-DE"/>
              </w:rPr>
              <w:t>KI in Verwaltungsprozessen und Services gestalten</w:t>
            </w:r>
          </w:p>
        </w:tc>
        <w:tc>
          <w:tcPr>
            <w:tcW w:w="2948" w:type="dxa"/>
          </w:tcPr>
          <w:p w14:paraId="5FB97281" w14:textId="77777777" w:rsidR="00CE084B" w:rsidRPr="00D8203F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D8203F">
              <w:rPr>
                <w:sz w:val="19"/>
                <w:lang w:val="de-DE"/>
              </w:rPr>
              <w:t>aus Stratum X (X2, übertragen)</w:t>
            </w:r>
          </w:p>
        </w:tc>
      </w:tr>
      <w:tr w:rsidR="00CE084B" w14:paraId="19FFD5A7" w14:textId="77777777">
        <w:trPr>
          <w:cantSplit/>
          <w:jc w:val="center"/>
        </w:trPr>
        <w:tc>
          <w:tcPr>
            <w:tcW w:w="907" w:type="dxa"/>
            <w:shd w:val="clear" w:color="auto" w:fill="E6E2F1"/>
          </w:tcPr>
          <w:p w14:paraId="427B972D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VW3</w:t>
            </w:r>
          </w:p>
        </w:tc>
        <w:tc>
          <w:tcPr>
            <w:tcW w:w="5783" w:type="dxa"/>
          </w:tcPr>
          <w:p w14:paraId="13AD6F42" w14:textId="77777777" w:rsidR="00CE084B" w:rsidRPr="00D8203F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D8203F">
              <w:rPr>
                <w:sz w:val="19"/>
                <w:lang w:val="de-DE"/>
              </w:rPr>
              <w:t>KI-Systeme beschaffen, einführen und betreiben</w:t>
            </w:r>
          </w:p>
        </w:tc>
        <w:tc>
          <w:tcPr>
            <w:tcW w:w="2948" w:type="dxa"/>
          </w:tcPr>
          <w:p w14:paraId="2601BF86" w14:textId="77777777" w:rsidR="00CE084B" w:rsidRDefault="00047C25">
            <w:pPr>
              <w:keepNext/>
              <w:spacing w:after="0" w:line="252" w:lineRule="auto"/>
            </w:pPr>
            <w:r>
              <w:rPr>
                <w:sz w:val="19"/>
              </w:rPr>
              <w:t>neu</w:t>
            </w:r>
          </w:p>
        </w:tc>
      </w:tr>
      <w:tr w:rsidR="00CE084B" w14:paraId="690617B4" w14:textId="77777777">
        <w:trPr>
          <w:cantSplit/>
          <w:jc w:val="center"/>
        </w:trPr>
        <w:tc>
          <w:tcPr>
            <w:tcW w:w="907" w:type="dxa"/>
            <w:shd w:val="clear" w:color="auto" w:fill="E6E2F1"/>
          </w:tcPr>
          <w:p w14:paraId="5AFF4D43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VW4</w:t>
            </w:r>
          </w:p>
        </w:tc>
        <w:tc>
          <w:tcPr>
            <w:tcW w:w="5783" w:type="dxa"/>
          </w:tcPr>
          <w:p w14:paraId="2F58A19C" w14:textId="77777777" w:rsidR="00CE084B" w:rsidRPr="00862AD8" w:rsidRDefault="00047C25">
            <w:pPr>
              <w:spacing w:after="0" w:line="252" w:lineRule="auto"/>
              <w:rPr>
                <w:lang w:val="de-DE"/>
              </w:rPr>
            </w:pPr>
            <w:r w:rsidRPr="00862AD8">
              <w:rPr>
                <w:sz w:val="19"/>
                <w:lang w:val="de-DE"/>
              </w:rPr>
              <w:t>Sich professionell weiterentwickeln und Veränderung begleiten</w:t>
            </w:r>
          </w:p>
        </w:tc>
        <w:tc>
          <w:tcPr>
            <w:tcW w:w="2948" w:type="dxa"/>
          </w:tcPr>
          <w:p w14:paraId="21D3E4EA" w14:textId="77777777" w:rsidR="00CE084B" w:rsidRDefault="00047C25">
            <w:pPr>
              <w:spacing w:after="0" w:line="252" w:lineRule="auto"/>
            </w:pPr>
            <w:r>
              <w:rPr>
                <w:sz w:val="19"/>
              </w:rPr>
              <w:t>aus Stratum X (X3)</w:t>
            </w:r>
          </w:p>
        </w:tc>
      </w:tr>
    </w:tbl>
    <w:p w14:paraId="72A3D3EC" w14:textId="77777777" w:rsidR="00CE084B" w:rsidRDefault="00CE084B">
      <w:pPr>
        <w:spacing w:after="40"/>
      </w:pPr>
    </w:p>
    <w:p w14:paraId="383822AC" w14:textId="77777777" w:rsidR="00CE084B" w:rsidRPr="00862AD8" w:rsidRDefault="00047C25">
      <w:pPr>
        <w:pStyle w:val="Heading1"/>
        <w:rPr>
          <w:lang w:val="de-DE"/>
        </w:rPr>
      </w:pPr>
      <w:r w:rsidRPr="00862AD8">
        <w:rPr>
          <w:lang w:val="de-DE"/>
        </w:rPr>
        <w:t>6  Was ist mit „Stratum X“ passiert?</w:t>
      </w:r>
    </w:p>
    <w:p w14:paraId="43F04EE8" w14:textId="77777777" w:rsidR="00CE084B" w:rsidRPr="00BD7E40" w:rsidRDefault="00047C25">
      <w:pPr>
        <w:rPr>
          <w:lang w:val="de-DE"/>
        </w:rPr>
      </w:pPr>
      <w:r w:rsidRPr="00862AD8">
        <w:rPr>
          <w:lang w:val="de-DE"/>
        </w:rPr>
        <w:t xml:space="preserve">In v0.11.1 standen drei „Professionspflichten“ außerhalb der Domänen. </w:t>
      </w:r>
      <w:r w:rsidRPr="00BD7E40">
        <w:rPr>
          <w:lang w:val="de-DE"/>
        </w:rPr>
        <w:t>Sie sind jetzt keine Sonderkategorie mehr, sondern in jedem Profil zielgruppengerecht verankert: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96"/>
        <w:gridCol w:w="2381"/>
        <w:gridCol w:w="2381"/>
        <w:gridCol w:w="2381"/>
      </w:tblGrid>
      <w:tr w:rsidR="00CE084B" w14:paraId="04F50F50" w14:textId="77777777">
        <w:trPr>
          <w:cantSplit/>
          <w:tblHeader/>
          <w:jc w:val="center"/>
        </w:trPr>
        <w:tc>
          <w:tcPr>
            <w:tcW w:w="2494" w:type="dxa"/>
            <w:shd w:val="clear" w:color="auto" w:fill="E8EEF5"/>
          </w:tcPr>
          <w:p w14:paraId="5E261E83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Früher (Stratum X)</w:t>
            </w:r>
          </w:p>
        </w:tc>
        <w:tc>
          <w:tcPr>
            <w:tcW w:w="2381" w:type="dxa"/>
            <w:shd w:val="clear" w:color="auto" w:fill="E8EEF5"/>
          </w:tcPr>
          <w:p w14:paraId="692D3206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Lehrende und Forschende</w:t>
            </w:r>
          </w:p>
        </w:tc>
        <w:tc>
          <w:tcPr>
            <w:tcW w:w="2381" w:type="dxa"/>
            <w:shd w:val="clear" w:color="auto" w:fill="E8EEF5"/>
          </w:tcPr>
          <w:p w14:paraId="302931E6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Studierende</w:t>
            </w:r>
          </w:p>
        </w:tc>
        <w:tc>
          <w:tcPr>
            <w:tcW w:w="2381" w:type="dxa"/>
            <w:shd w:val="clear" w:color="auto" w:fill="E8EEF5"/>
          </w:tcPr>
          <w:p w14:paraId="084FBE61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Verwaltung</w:t>
            </w:r>
          </w:p>
        </w:tc>
      </w:tr>
      <w:tr w:rsidR="00CE084B" w:rsidRPr="00634728" w14:paraId="49205D70" w14:textId="77777777">
        <w:trPr>
          <w:cantSplit/>
          <w:jc w:val="center"/>
        </w:trPr>
        <w:tc>
          <w:tcPr>
            <w:tcW w:w="2494" w:type="dxa"/>
          </w:tcPr>
          <w:p w14:paraId="098AC4C5" w14:textId="77777777" w:rsidR="00CE084B" w:rsidRPr="00BD7E40" w:rsidRDefault="00047C25">
            <w:pPr>
              <w:spacing w:after="0" w:line="252" w:lineRule="auto"/>
              <w:rPr>
                <w:lang w:val="de-DE"/>
              </w:rPr>
            </w:pPr>
            <w:r w:rsidRPr="00BD7E40">
              <w:rPr>
                <w:b/>
                <w:sz w:val="18"/>
                <w:lang w:val="de-DE"/>
              </w:rPr>
              <w:t>X1 Den Rechtsrahmen für KI in der Hochschule anwenden</w:t>
            </w:r>
          </w:p>
        </w:tc>
        <w:tc>
          <w:tcPr>
            <w:tcW w:w="2381" w:type="dxa"/>
          </w:tcPr>
          <w:p w14:paraId="1103A991" w14:textId="77777777" w:rsidR="00CE084B" w:rsidRPr="00BD7E40" w:rsidRDefault="00047C25">
            <w:pPr>
              <w:spacing w:after="0" w:line="252" w:lineRule="auto"/>
              <w:rPr>
                <w:lang w:val="de-DE"/>
              </w:rPr>
            </w:pPr>
            <w:r w:rsidRPr="00BD7E40">
              <w:rPr>
                <w:sz w:val="18"/>
                <w:lang w:val="de-DE"/>
              </w:rPr>
              <w:t>LF5 Rechtsrahmen in Lehre und Forschung</w:t>
            </w:r>
          </w:p>
        </w:tc>
        <w:tc>
          <w:tcPr>
            <w:tcW w:w="2381" w:type="dxa"/>
          </w:tcPr>
          <w:p w14:paraId="1BC04E42" w14:textId="77777777" w:rsidR="00CE084B" w:rsidRPr="00BD7E40" w:rsidRDefault="00047C25">
            <w:pPr>
              <w:spacing w:after="0" w:line="252" w:lineRule="auto"/>
              <w:rPr>
                <w:lang w:val="de-DE"/>
              </w:rPr>
            </w:pPr>
            <w:r w:rsidRPr="00BD7E40">
              <w:rPr>
                <w:sz w:val="18"/>
                <w:lang w:val="de-DE"/>
              </w:rPr>
              <w:t>ST3 Rechts- und Prüfungsrahmen im Studium</w:t>
            </w:r>
          </w:p>
        </w:tc>
        <w:tc>
          <w:tcPr>
            <w:tcW w:w="2381" w:type="dxa"/>
          </w:tcPr>
          <w:p w14:paraId="1FFDC39A" w14:textId="77777777" w:rsidR="00CE084B" w:rsidRPr="00BD7E40" w:rsidRDefault="00047C25">
            <w:pPr>
              <w:spacing w:after="0" w:line="252" w:lineRule="auto"/>
              <w:rPr>
                <w:lang w:val="de-DE"/>
              </w:rPr>
            </w:pPr>
            <w:r w:rsidRPr="00BD7E40">
              <w:rPr>
                <w:sz w:val="18"/>
                <w:lang w:val="de-DE"/>
              </w:rPr>
              <w:t>VW1 Rechtsrahmen und Compliance (Vollumfang)</w:t>
            </w:r>
          </w:p>
        </w:tc>
      </w:tr>
      <w:tr w:rsidR="00CE084B" w:rsidRPr="00634728" w14:paraId="2A3D4809" w14:textId="77777777">
        <w:trPr>
          <w:cantSplit/>
          <w:jc w:val="center"/>
        </w:trPr>
        <w:tc>
          <w:tcPr>
            <w:tcW w:w="2494" w:type="dxa"/>
          </w:tcPr>
          <w:p w14:paraId="7AFB8A3E" w14:textId="77777777" w:rsidR="00CE084B" w:rsidRPr="003102C8" w:rsidRDefault="00047C25">
            <w:pPr>
              <w:spacing w:after="0" w:line="252" w:lineRule="auto"/>
              <w:rPr>
                <w:lang w:val="de-DE"/>
              </w:rPr>
            </w:pPr>
            <w:r w:rsidRPr="003102C8">
              <w:rPr>
                <w:b/>
                <w:sz w:val="18"/>
                <w:lang w:val="de-DE"/>
              </w:rPr>
              <w:t>X2 Wissenschaftliches Arbeiten mit KI praktizieren</w:t>
            </w:r>
          </w:p>
        </w:tc>
        <w:tc>
          <w:tcPr>
            <w:tcW w:w="2381" w:type="dxa"/>
          </w:tcPr>
          <w:p w14:paraId="1904CD97" w14:textId="77777777" w:rsidR="00CE084B" w:rsidRPr="003102C8" w:rsidRDefault="00047C25">
            <w:pPr>
              <w:spacing w:after="0" w:line="252" w:lineRule="auto"/>
              <w:rPr>
                <w:lang w:val="de-DE"/>
              </w:rPr>
            </w:pPr>
            <w:r w:rsidRPr="003102C8">
              <w:rPr>
                <w:sz w:val="18"/>
                <w:lang w:val="de-DE"/>
              </w:rPr>
              <w:t>LF3 Wissenschaftlich mit KI forschen und vermitteln</w:t>
            </w:r>
          </w:p>
        </w:tc>
        <w:tc>
          <w:tcPr>
            <w:tcW w:w="2381" w:type="dxa"/>
          </w:tcPr>
          <w:p w14:paraId="409099D3" w14:textId="77777777" w:rsidR="00CE084B" w:rsidRPr="003102C8" w:rsidRDefault="00047C25">
            <w:pPr>
              <w:spacing w:after="0" w:line="252" w:lineRule="auto"/>
              <w:rPr>
                <w:lang w:val="de-DE"/>
              </w:rPr>
            </w:pPr>
            <w:r w:rsidRPr="003102C8">
              <w:rPr>
                <w:sz w:val="18"/>
                <w:lang w:val="de-DE"/>
              </w:rPr>
              <w:t>ST1 Wissenschaftlich arbeiten im Studium</w:t>
            </w:r>
          </w:p>
        </w:tc>
        <w:tc>
          <w:tcPr>
            <w:tcW w:w="2381" w:type="dxa"/>
          </w:tcPr>
          <w:p w14:paraId="42359A40" w14:textId="77777777" w:rsidR="00CE084B" w:rsidRPr="003102C8" w:rsidRDefault="00047C25">
            <w:pPr>
              <w:spacing w:after="0" w:line="252" w:lineRule="auto"/>
              <w:rPr>
                <w:lang w:val="de-DE"/>
              </w:rPr>
            </w:pPr>
            <w:r w:rsidRPr="003102C8">
              <w:rPr>
                <w:sz w:val="18"/>
                <w:lang w:val="de-DE"/>
              </w:rPr>
              <w:t>VW2 KI in Prozessen und Services (übertragen)</w:t>
            </w:r>
          </w:p>
        </w:tc>
      </w:tr>
      <w:tr w:rsidR="00CE084B" w14:paraId="040458E9" w14:textId="77777777">
        <w:trPr>
          <w:cantSplit/>
          <w:jc w:val="center"/>
        </w:trPr>
        <w:tc>
          <w:tcPr>
            <w:tcW w:w="2494" w:type="dxa"/>
          </w:tcPr>
          <w:p w14:paraId="6BF68357" w14:textId="77777777" w:rsidR="00CE084B" w:rsidRPr="003102C8" w:rsidRDefault="00047C25">
            <w:pPr>
              <w:spacing w:after="0" w:line="252" w:lineRule="auto"/>
              <w:rPr>
                <w:lang w:val="de-DE"/>
              </w:rPr>
            </w:pPr>
            <w:r w:rsidRPr="003102C8">
              <w:rPr>
                <w:b/>
                <w:sz w:val="18"/>
                <w:lang w:val="de-DE"/>
              </w:rPr>
              <w:t>X3 Sich mit KI professionell und kollaborativ weiterentwickeln</w:t>
            </w:r>
          </w:p>
        </w:tc>
        <w:tc>
          <w:tcPr>
            <w:tcW w:w="2381" w:type="dxa"/>
          </w:tcPr>
          <w:p w14:paraId="3AA9CDF1" w14:textId="77777777" w:rsidR="00CE084B" w:rsidRDefault="00047C25">
            <w:pPr>
              <w:spacing w:after="0" w:line="252" w:lineRule="auto"/>
            </w:pPr>
            <w:r>
              <w:rPr>
                <w:sz w:val="18"/>
              </w:rPr>
              <w:t>LF4 Professionelle Weiterentwicklung</w:t>
            </w:r>
          </w:p>
        </w:tc>
        <w:tc>
          <w:tcPr>
            <w:tcW w:w="2381" w:type="dxa"/>
          </w:tcPr>
          <w:p w14:paraId="717FD739" w14:textId="77777777" w:rsidR="00CE084B" w:rsidRPr="00E46EC6" w:rsidRDefault="00047C25">
            <w:pPr>
              <w:spacing w:after="0" w:line="252" w:lineRule="auto"/>
              <w:rPr>
                <w:lang w:val="de-DE"/>
              </w:rPr>
            </w:pPr>
            <w:r w:rsidRPr="00E46EC6">
              <w:rPr>
                <w:sz w:val="18"/>
                <w:lang w:val="de-DE"/>
              </w:rPr>
              <w:t>ST2 Eigenes Lernen mit KI steuern</w:t>
            </w:r>
          </w:p>
        </w:tc>
        <w:tc>
          <w:tcPr>
            <w:tcW w:w="2381" w:type="dxa"/>
          </w:tcPr>
          <w:p w14:paraId="5D844DB9" w14:textId="77777777" w:rsidR="00CE084B" w:rsidRDefault="00047C25">
            <w:pPr>
              <w:spacing w:after="0" w:line="252" w:lineRule="auto"/>
            </w:pPr>
            <w:r>
              <w:rPr>
                <w:sz w:val="18"/>
              </w:rPr>
              <w:t>VW4 Weiterentwicklung und Change</w:t>
            </w:r>
          </w:p>
        </w:tc>
      </w:tr>
      <w:tr w:rsidR="00CE084B" w14:paraId="53106EBB" w14:textId="77777777">
        <w:trPr>
          <w:cantSplit/>
          <w:jc w:val="center"/>
        </w:trPr>
        <w:tc>
          <w:tcPr>
            <w:tcW w:w="2494" w:type="dxa"/>
          </w:tcPr>
          <w:p w14:paraId="16D8B74C" w14:textId="77777777" w:rsidR="00CE084B" w:rsidRDefault="00047C25">
            <w:pPr>
              <w:spacing w:after="0" w:line="252" w:lineRule="auto"/>
            </w:pPr>
            <w:r>
              <w:rPr>
                <w:b/>
                <w:sz w:val="18"/>
              </w:rPr>
              <w:t>Neu (aus der Kommentierung)</w:t>
            </w:r>
          </w:p>
        </w:tc>
        <w:tc>
          <w:tcPr>
            <w:tcW w:w="2381" w:type="dxa"/>
          </w:tcPr>
          <w:p w14:paraId="2BAA9F35" w14:textId="77777777" w:rsidR="00CE084B" w:rsidRPr="00E46EC6" w:rsidRDefault="00047C25">
            <w:pPr>
              <w:spacing w:after="0" w:line="252" w:lineRule="auto"/>
              <w:rPr>
                <w:lang w:val="de-DE"/>
              </w:rPr>
            </w:pPr>
            <w:r w:rsidRPr="00E46EC6">
              <w:rPr>
                <w:sz w:val="18"/>
                <w:lang w:val="de-DE"/>
              </w:rPr>
              <w:t>LF1 Hochschuldidaktik · LF2 Prüfen und Bewerten</w:t>
            </w:r>
          </w:p>
        </w:tc>
        <w:tc>
          <w:tcPr>
            <w:tcW w:w="2381" w:type="dxa"/>
          </w:tcPr>
          <w:p w14:paraId="3535014A" w14:textId="77777777" w:rsidR="00CE084B" w:rsidRPr="00E46EC6" w:rsidRDefault="00047C25">
            <w:pPr>
              <w:spacing w:after="0" w:line="252" w:lineRule="auto"/>
              <w:rPr>
                <w:lang w:val="de-DE"/>
              </w:rPr>
            </w:pPr>
            <w:r w:rsidRPr="00E46EC6">
              <w:rPr>
                <w:sz w:val="18"/>
                <w:lang w:val="de-DE"/>
              </w:rPr>
              <w:t>ST4 KI in Fach und Berufsfeld</w:t>
            </w:r>
          </w:p>
        </w:tc>
        <w:tc>
          <w:tcPr>
            <w:tcW w:w="2381" w:type="dxa"/>
          </w:tcPr>
          <w:p w14:paraId="4399DBB8" w14:textId="77777777" w:rsidR="00CE084B" w:rsidRDefault="00047C25">
            <w:pPr>
              <w:spacing w:after="0" w:line="252" w:lineRule="auto"/>
            </w:pPr>
            <w:r>
              <w:rPr>
                <w:sz w:val="18"/>
              </w:rPr>
              <w:t>VW3 Beschaffen, einführen, betreiben</w:t>
            </w:r>
          </w:p>
        </w:tc>
      </w:tr>
    </w:tbl>
    <w:p w14:paraId="0D0B940D" w14:textId="77777777" w:rsidR="00CE084B" w:rsidRDefault="00CE084B">
      <w:pPr>
        <w:spacing w:after="40"/>
      </w:pPr>
    </w:p>
    <w:p w14:paraId="58154520" w14:textId="77777777" w:rsidR="00CE084B" w:rsidRPr="00770B7D" w:rsidRDefault="00047C25">
      <w:pPr>
        <w:pStyle w:val="Heading1"/>
        <w:rPr>
          <w:lang w:val="de-DE"/>
        </w:rPr>
      </w:pPr>
      <w:r w:rsidRPr="00770B7D">
        <w:rPr>
          <w:lang w:val="de-DE"/>
        </w:rPr>
        <w:t>7  So liest man den Rahmen – ein Beispiel</w:t>
      </w:r>
    </w:p>
    <w:tbl>
      <w:tblPr>
        <w:tblW w:w="9639" w:type="dxa"/>
        <w:jc w:val="center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7258"/>
      </w:tblGrid>
      <w:tr w:rsidR="00CE084B" w:rsidRPr="00634728" w14:paraId="2062710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EF5"/>
          </w:tcPr>
          <w:p w14:paraId="69199A6E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w="7257" w:type="dxa"/>
            <w:shd w:val="clear" w:color="auto" w:fill="E8EEF5"/>
          </w:tcPr>
          <w:p w14:paraId="15E42DA7" w14:textId="77777777" w:rsidR="00CE084B" w:rsidRPr="00770B7D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770B7D">
              <w:rPr>
                <w:b/>
                <w:sz w:val="19"/>
                <w:lang w:val="de-DE"/>
              </w:rPr>
              <w:t>Antwort für Lehrende und Forschende</w:t>
            </w:r>
          </w:p>
        </w:tc>
      </w:tr>
      <w:tr w:rsidR="00CE084B" w:rsidRPr="00634728" w14:paraId="4D9D291D" w14:textId="77777777">
        <w:trPr>
          <w:cantSplit/>
          <w:jc w:val="center"/>
        </w:trPr>
        <w:tc>
          <w:tcPr>
            <w:tcW w:w="2381" w:type="dxa"/>
          </w:tcPr>
          <w:p w14:paraId="5D229464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Was gilt für mich?</w:t>
            </w:r>
          </w:p>
        </w:tc>
        <w:tc>
          <w:tcPr>
            <w:tcW w:w="7257" w:type="dxa"/>
          </w:tcPr>
          <w:p w14:paraId="0027288D" w14:textId="77777777" w:rsidR="00CE084B" w:rsidRPr="00CF2B43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CF2B43">
              <w:rPr>
                <w:sz w:val="19"/>
                <w:lang w:val="de-DE"/>
              </w:rPr>
              <w:t>Alle 19 Kernkompetenzen des Fundaments plus die fünf Profilkompetenzen LF1–LF5.</w:t>
            </w:r>
          </w:p>
        </w:tc>
      </w:tr>
      <w:tr w:rsidR="00CE084B" w:rsidRPr="00634728" w14:paraId="373ABDE8" w14:textId="77777777">
        <w:trPr>
          <w:cantSplit/>
          <w:jc w:val="center"/>
        </w:trPr>
        <w:tc>
          <w:tcPr>
            <w:tcW w:w="2381" w:type="dxa"/>
          </w:tcPr>
          <w:p w14:paraId="213C5E7F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Wie tief?</w:t>
            </w:r>
          </w:p>
        </w:tc>
        <w:tc>
          <w:tcPr>
            <w:tcW w:w="7257" w:type="dxa"/>
          </w:tcPr>
          <w:p w14:paraId="10E0A002" w14:textId="77777777" w:rsidR="00CE084B" w:rsidRPr="00EF09DB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EF09DB">
              <w:rPr>
                <w:sz w:val="19"/>
                <w:lang w:val="de-DE"/>
              </w:rPr>
              <w:t>Fortgeschritten in 12 von 19 Kernkompetenzen (z. B. E3 Ausgaben prüfen, M1 über KI-Einsatz entscheiden); Grundlegend in E1, E5, M4, S1, S2, S3, S4.</w:t>
            </w:r>
          </w:p>
        </w:tc>
      </w:tr>
      <w:tr w:rsidR="00CE084B" w:rsidRPr="00634728" w14:paraId="18694C67" w14:textId="77777777">
        <w:trPr>
          <w:cantSplit/>
          <w:jc w:val="center"/>
        </w:trPr>
        <w:tc>
          <w:tcPr>
            <w:tcW w:w="2381" w:type="dxa"/>
          </w:tcPr>
          <w:p w14:paraId="3ECC20F6" w14:textId="77777777" w:rsidR="00CE084B" w:rsidRDefault="00047C25"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Was kommt hinzu?</w:t>
            </w:r>
          </w:p>
        </w:tc>
        <w:tc>
          <w:tcPr>
            <w:tcW w:w="7257" w:type="dxa"/>
          </w:tcPr>
          <w:p w14:paraId="622F1143" w14:textId="77777777" w:rsidR="00CE084B" w:rsidRPr="00EF09DB" w:rsidRDefault="00047C25">
            <w:pPr>
              <w:keepNext/>
              <w:spacing w:after="0" w:line="252" w:lineRule="auto"/>
              <w:rPr>
                <w:lang w:val="de-DE"/>
              </w:rPr>
            </w:pPr>
            <w:r w:rsidRPr="00EF09DB">
              <w:rPr>
                <w:sz w:val="19"/>
                <w:lang w:val="de-DE"/>
              </w:rPr>
              <w:t>Z. B. LF2 „Prüfen und Bewerten unter KI-Bedingungen gestalten“ – auf Niveau Grundlegend: Kennt die Regeln der Prüfungsordnung zur KI-Nutzung und erkennt, welche eigenen Prüfungsformate durch KI an Aussagekraft verlieren.</w:t>
            </w:r>
          </w:p>
        </w:tc>
      </w:tr>
      <w:tr w:rsidR="00CE084B" w:rsidRPr="00634728" w14:paraId="6A0A58B2" w14:textId="77777777">
        <w:trPr>
          <w:cantSplit/>
          <w:jc w:val="center"/>
        </w:trPr>
        <w:tc>
          <w:tcPr>
            <w:tcW w:w="2381" w:type="dxa"/>
          </w:tcPr>
          <w:p w14:paraId="62FE54E6" w14:textId="77777777" w:rsidR="00CE084B" w:rsidRDefault="00047C25">
            <w:pPr>
              <w:spacing w:after="0" w:line="252" w:lineRule="auto"/>
            </w:pPr>
            <w:r>
              <w:rPr>
                <w:b/>
                <w:sz w:val="19"/>
              </w:rPr>
              <w:t>Wie weiter?</w:t>
            </w:r>
          </w:p>
        </w:tc>
        <w:tc>
          <w:tcPr>
            <w:tcW w:w="7257" w:type="dxa"/>
          </w:tcPr>
          <w:p w14:paraId="13C143FF" w14:textId="77777777" w:rsidR="00CE084B" w:rsidRPr="00EF09DB" w:rsidRDefault="00047C25">
            <w:pPr>
              <w:spacing w:after="0" w:line="252" w:lineRule="auto"/>
              <w:rPr>
                <w:lang w:val="de-DE"/>
              </w:rPr>
            </w:pPr>
            <w:r w:rsidRPr="00EF09DB">
              <w:rPr>
                <w:sz w:val="19"/>
                <w:lang w:val="de-DE"/>
              </w:rPr>
              <w:t>Selbsteinschätzung je Kompetenz → passende Angebote (z. B. KI-Campus-Kurse) auswählen, die auf Kompetenz, Niveau und Profil verschlagwortet sind.</w:t>
            </w:r>
          </w:p>
        </w:tc>
      </w:tr>
    </w:tbl>
    <w:p w14:paraId="0E27B00A" w14:textId="77777777" w:rsidR="00CE084B" w:rsidRPr="00EF09DB" w:rsidRDefault="00CE084B">
      <w:pPr>
        <w:spacing w:after="40"/>
        <w:rPr>
          <w:lang w:val="de-DE"/>
        </w:rPr>
      </w:pPr>
    </w:p>
    <w:p w14:paraId="6D49EA6B" w14:textId="77777777" w:rsidR="00CE084B" w:rsidRPr="00EF09DB" w:rsidRDefault="00047C25">
      <w:pPr>
        <w:pStyle w:val="Heading1"/>
        <w:rPr>
          <w:lang w:val="de-DE"/>
        </w:rPr>
      </w:pPr>
      <w:r w:rsidRPr="00EF09DB">
        <w:rPr>
          <w:lang w:val="de-DE"/>
        </w:rPr>
        <w:t>8  Wofür lässt sich der Rahmen nutzen?</w:t>
      </w:r>
    </w:p>
    <w:p w14:paraId="4E6DEF72" w14:textId="77777777" w:rsidR="00CE084B" w:rsidRPr="005278B1" w:rsidRDefault="00047C25" w:rsidP="00714CD4">
      <w:pPr>
        <w:pStyle w:val="ListBullet"/>
        <w:spacing w:after="40"/>
        <w:rPr>
          <w:lang w:val="de-DE"/>
        </w:rPr>
      </w:pPr>
      <w:r w:rsidRPr="005278B1">
        <w:rPr>
          <w:b/>
          <w:lang w:val="de-DE"/>
        </w:rPr>
        <w:t xml:space="preserve">Einzelne Personen: </w:t>
      </w:r>
      <w:r w:rsidRPr="005278B1">
        <w:rPr>
          <w:lang w:val="de-DE"/>
        </w:rPr>
        <w:t>Selbsteinschätzung und Planung eigener Lernwege.</w:t>
      </w:r>
    </w:p>
    <w:p w14:paraId="7F941446" w14:textId="77777777" w:rsidR="00CE084B" w:rsidRPr="005278B1" w:rsidRDefault="00047C25" w:rsidP="00714CD4">
      <w:pPr>
        <w:pStyle w:val="ListBullet"/>
        <w:spacing w:after="40"/>
        <w:rPr>
          <w:lang w:val="de-DE"/>
        </w:rPr>
      </w:pPr>
      <w:r w:rsidRPr="005278B1">
        <w:rPr>
          <w:b/>
          <w:lang w:val="de-DE"/>
        </w:rPr>
        <w:t xml:space="preserve">KI-Campus und Weiterbildung: </w:t>
      </w:r>
      <w:r w:rsidRPr="005278B1">
        <w:rPr>
          <w:lang w:val="de-DE"/>
        </w:rPr>
        <w:t>Angebote nach Kompetenz, Niveau und Zielgruppe zuordnen und Lücken erkennen.</w:t>
      </w:r>
    </w:p>
    <w:p w14:paraId="0ADADC99" w14:textId="77777777" w:rsidR="00CE084B" w:rsidRPr="005278B1" w:rsidRDefault="00047C25" w:rsidP="00714CD4">
      <w:pPr>
        <w:pStyle w:val="ListBullet"/>
        <w:spacing w:after="40"/>
        <w:rPr>
          <w:lang w:val="de-DE"/>
        </w:rPr>
      </w:pPr>
      <w:r w:rsidRPr="005278B1">
        <w:rPr>
          <w:b/>
          <w:lang w:val="de-DE"/>
        </w:rPr>
        <w:t xml:space="preserve">Hochschulen: </w:t>
      </w:r>
      <w:r w:rsidRPr="005278B1">
        <w:rPr>
          <w:lang w:val="de-DE"/>
        </w:rPr>
        <w:t>Curriculum-, Personal- und Organisationsentwicklung; Nachweis der KI-Kompetenzpflicht (Art. 4 AI Act).</w:t>
      </w:r>
    </w:p>
    <w:p w14:paraId="51C347BF" w14:textId="77777777" w:rsidR="00CE084B" w:rsidRPr="005278B1" w:rsidRDefault="00047C25">
      <w:pPr>
        <w:spacing w:after="0"/>
        <w:rPr>
          <w:lang w:val="de-DE"/>
        </w:rPr>
      </w:pPr>
      <w:r w:rsidRPr="005278B1">
        <w:rPr>
          <w:b/>
          <w:sz w:val="19"/>
          <w:lang w:val="de-DE"/>
        </w:rPr>
        <w:t xml:space="preserve">Weiterführend: </w:t>
      </w:r>
      <w:r w:rsidRPr="005278B1">
        <w:rPr>
          <w:sz w:val="19"/>
          <w:lang w:val="de-DE"/>
        </w:rPr>
        <w:t>Langfassung „HETAICF v0.13 – Fundament und Profile“ (alle Beschreibungen und Niveaus, Änderungsprotokoll) und interaktiver Explorer.</w:t>
      </w:r>
    </w:p>
    <w:sectPr w:rsidR="00CE084B" w:rsidRPr="005278B1" w:rsidSect="00034616">
      <w:footerReference w:type="default" r:id="rId14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uise.schubotz" w:date="2026-09-28T10:41:00Z" w:initials="lo">
    <w:p w14:paraId="6326C1C0" w14:textId="61722F5C" w:rsidR="00047C25" w:rsidRDefault="00047C25">
      <w:r>
        <w:annotationRef/>
      </w:r>
      <w:r w:rsidRPr="37F24CE0">
        <w:t xml:space="preserve">fehlt aktuell: Ausarbeitung Beschreibung Progressionsstufe pro Einzelkompetenz </w:t>
      </w:r>
    </w:p>
  </w:comment>
  <w:comment w:id="1" w:author="louise.schubotz" w:date="2026-09-28T10:39:00Z" w:initials="lo">
    <w:p w14:paraId="11C66023" w14:textId="35129A10" w:rsidR="00047C25" w:rsidRDefault="00047C25">
      <w:r>
        <w:annotationRef/>
      </w:r>
      <w:r w:rsidRPr="39F6845B">
        <w:t>Framework Name tbd</w:t>
      </w:r>
    </w:p>
  </w:comment>
  <w:comment w:id="2" w:author="louise.schubotz" w:date="2026-09-28T10:40:00Z" w:initials="lo">
    <w:p w14:paraId="0C652431" w14:textId="22309A6E" w:rsidR="00047C25" w:rsidRDefault="00047C25">
      <w:r>
        <w:annotationRef/>
      </w:r>
      <w:r w:rsidRPr="4849D16E">
        <w:t>Definition/Eingrenzung steht aus</w:t>
      </w:r>
    </w:p>
  </w:comment>
  <w:comment w:id="3" w:author="louise.schubotz" w:date="2026-09-28T10:42:00Z" w:initials="lo">
    <w:p w14:paraId="67C6E292" w14:textId="59A5CF48" w:rsidR="00047C25" w:rsidRDefault="00047C25">
      <w:r>
        <w:annotationRef/>
      </w:r>
      <w:r w:rsidRPr="73C426D4">
        <w:t>wer legt das wie fest? hierfür weitere Bedarfserhebungen/Expert*inneninterviews?</w:t>
      </w:r>
    </w:p>
  </w:comment>
  <w:comment w:id="4" w:author="Denis Sedlmeier" w:date="2026-09-28T11:55:00Z" w:initials="DS">
    <w:p w14:paraId="5C4E9334" w14:textId="2B3CEBC3" w:rsidR="00CC3408" w:rsidRDefault="00CC3408">
      <w:pPr>
        <w:pStyle w:val="CommentText"/>
      </w:pPr>
      <w:r>
        <w:rPr>
          <w:rStyle w:val="CommentReference"/>
        </w:rPr>
        <w:annotationRef/>
      </w:r>
      <w:r w:rsidRPr="3DD47037">
        <w:t>oder Kompetenzbereiche</w:t>
      </w:r>
    </w:p>
  </w:comment>
  <w:comment w:id="20" w:author="louise.schubotz" w:date="2026-09-28T10:45:00Z" w:initials="lo">
    <w:p w14:paraId="121929FA" w14:textId="69291494" w:rsidR="00047C25" w:rsidRDefault="00047C25">
      <w:r>
        <w:annotationRef/>
      </w:r>
      <w:r w:rsidRPr="195C51FE">
        <w:t>Präzisieren: Bewusst umgehen vs. Verstehen - was ist hier gemeint oder beides?</w:t>
      </w:r>
    </w:p>
  </w:comment>
  <w:comment w:id="21" w:author="Rampelt, Florian" w:date="2026-09-28T11:10:00Z" w:initials="FR">
    <w:p w14:paraId="1EB49485" w14:textId="699BDFF4" w:rsidR="00E47218" w:rsidRDefault="00E47218" w:rsidP="00E47218">
      <w:pPr>
        <w:pStyle w:val="CommentText"/>
      </w:pPr>
      <w:r>
        <w:rPr>
          <w:rStyle w:val="CommentReference"/>
        </w:rPr>
        <w:annotationRef/>
      </w:r>
      <w:r>
        <w:t>Gute Frage, im AI Office Framework wurde „understand“ und „engage with“ unterschieden</w:t>
      </w:r>
      <w:r>
        <w:br/>
      </w:r>
      <w:r>
        <w:br/>
      </w:r>
      <w:r>
        <w:rPr>
          <w:noProof/>
        </w:rPr>
        <w:drawing>
          <wp:inline distT="0" distB="0" distL="0" distR="0" wp14:anchorId="1BEB9053" wp14:editId="239C5FC7">
            <wp:extent cx="6120130" cy="8185150"/>
            <wp:effectExtent l="0" t="0" r="0" b="6350"/>
            <wp:docPr id="1060871782" name="Grafik 1" descr="Image">
              <a:extLst xmlns:a="http://schemas.openxmlformats.org/drawingml/2006/main">
                <a:ext uri="{FF2B5EF4-FFF2-40B4-BE49-F238E27FC236}">
                  <a16:creationId xmlns:a16="http://schemas.microsoft.com/office/drawing/2014/main" id="{3EBB6ABE-4532-4E01-BF6A-6488F93913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7362" name="Grafik 1561337362" descr="Imag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8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794F" w14:textId="77777777" w:rsidR="00E47218" w:rsidRDefault="00E47218" w:rsidP="00E47218">
      <w:pPr>
        <w:pStyle w:val="CommentText"/>
      </w:pPr>
      <w:r>
        <w:t>Im Framework für Industrie und Handel haben wir es deswegen einfach „Grundlagen“ genannt</w:t>
      </w:r>
    </w:p>
  </w:comment>
  <w:comment w:id="24" w:author="louise.schubotz" w:date="2026-09-28T10:47:00Z" w:initials="lo">
    <w:p w14:paraId="0CB02FCB" w14:textId="482D2E48" w:rsidR="00047C25" w:rsidRDefault="00047C25">
      <w:r>
        <w:annotationRef/>
      </w:r>
      <w:r w:rsidRPr="12FDBF8E">
        <w:t>Inwiefern ist Data Literacy hier enthalten?</w:t>
      </w:r>
    </w:p>
  </w:comment>
  <w:comment w:id="25" w:author="louise.schubotz" w:date="2026-09-28T10:44:00Z" w:initials="lo">
    <w:p w14:paraId="47A25C14" w14:textId="52354592" w:rsidR="00047C25" w:rsidRDefault="00047C25">
      <w:r>
        <w:annotationRef/>
      </w:r>
      <w:r w:rsidRPr="494A1DC8">
        <w:t>inwiefern ist das möglich? (siehe Kommentar MS in v 0_11_1</w:t>
      </w:r>
    </w:p>
  </w:comment>
  <w:comment w:id="26" w:author="louise.schubotz" w:date="2026-09-28T10:43:00Z" w:initials="lo">
    <w:p w14:paraId="3111E7D1" w14:textId="3926B1D3" w:rsidR="00047C25" w:rsidRDefault="00047C25">
      <w:r>
        <w:annotationRef/>
      </w:r>
      <w:r w:rsidRPr="766F02D4">
        <w:t>+ E8 Rechtlicher Rahmen ergänzen?</w:t>
      </w:r>
    </w:p>
  </w:comment>
  <w:comment w:id="33" w:author="louise.schubotz" w:date="2026-09-28T10:45:00Z" w:initials="lo">
    <w:p w14:paraId="4D616F91" w14:textId="274A61C7" w:rsidR="00047C25" w:rsidRDefault="00047C25">
      <w:r>
        <w:annotationRef/>
      </w:r>
      <w:r w:rsidRPr="613E651B">
        <w:t>?</w:t>
      </w:r>
    </w:p>
  </w:comment>
  <w:comment w:id="51" w:author="Lübben, Annika" w:date="2026-10-01T14:28:00Z" w:initials="AL">
    <w:p w14:paraId="35C0903E" w14:textId="77777777" w:rsidR="000C26C0" w:rsidRDefault="00855EB2" w:rsidP="000C26C0">
      <w:pPr>
        <w:pStyle w:val="CommentText"/>
      </w:pPr>
      <w:r>
        <w:rPr>
          <w:rStyle w:val="CommentReference"/>
        </w:rPr>
        <w:annotationRef/>
      </w:r>
      <w:r w:rsidR="000C26C0">
        <w:t>Ist hiermit auch sowas wie Datenkompetenz gemeint?</w:t>
      </w:r>
    </w:p>
  </w:comment>
  <w:comment w:id="50" w:author="louise.schubotz" w:date="2026-09-28T10:46:00Z" w:initials="lo">
    <w:p w14:paraId="24F5208E" w14:textId="2A066465" w:rsidR="00047C25" w:rsidRDefault="00047C25">
      <w:r>
        <w:annotationRef/>
      </w:r>
      <w:r w:rsidRPr="2F1F0B97">
        <w:t>Ist Integration von KI in Workflows hier auch enthalten?</w:t>
      </w:r>
    </w:p>
  </w:comment>
  <w:comment w:id="60" w:author="Lübben, Annika" w:date="2026-10-01T14:25:00Z" w:initials="AL">
    <w:p w14:paraId="3099A346" w14:textId="77777777" w:rsidR="00E52166" w:rsidRDefault="00E52166" w:rsidP="00E52166">
      <w:pPr>
        <w:pStyle w:val="CommentText"/>
      </w:pPr>
      <w:r>
        <w:rPr>
          <w:rStyle w:val="CommentReference"/>
        </w:rPr>
        <w:annotationRef/>
      </w:r>
      <w:r>
        <w:t>Shape AI suggeriert eine aktive KI-Systemgestaltung - unter S1-4 ist aber keine Kompetenz, die konkret Entwicklung anspricht wie „S5 KI entwickeln/modellieren“, vorhanden. S3 &amp; S4 beschreiben eher die Nutzung, Weiterentwicklung, Remodellierung von bereits vorhandenem.</w:t>
      </w:r>
    </w:p>
  </w:comment>
  <w:comment w:id="63" w:author="Denis Sedlmeier" w:date="2026-09-28T11:57:00Z" w:initials="DS">
    <w:p w14:paraId="5768FE65" w14:textId="505613B6" w:rsidR="00147F68" w:rsidRDefault="00147F68">
      <w:pPr>
        <w:pStyle w:val="CommentText"/>
      </w:pPr>
      <w:r>
        <w:rPr>
          <w:rStyle w:val="CommentReference"/>
        </w:rPr>
        <w:annotationRef/>
      </w:r>
      <w:r w:rsidRPr="215345D5">
        <w:t>Was Florian gemeint hat: Müssten wir nicht zwingend machen (nur wenn es etwas bringt/Qualität erhöht)</w:t>
      </w:r>
    </w:p>
  </w:comment>
  <w:comment w:id="64" w:author="jacqueline.klusik-eckert" w:date="2026-09-28T11:29:00Z" w:initials="ja">
    <w:p w14:paraId="551B78FC" w14:textId="0362A395" w:rsidR="00E44B77" w:rsidRDefault="00E44B77">
      <w:pPr>
        <w:pStyle w:val="CommentText"/>
      </w:pPr>
      <w:r>
        <w:rPr>
          <w:rStyle w:val="CommentReference"/>
        </w:rPr>
        <w:annotationRef/>
      </w:r>
      <w:r w:rsidRPr="545A7F7C">
        <w:t>Progressionsstufen</w:t>
      </w:r>
    </w:p>
    <w:p w14:paraId="7F3B1ECF" w14:textId="7AE59B49" w:rsidR="00E44B77" w:rsidRDefault="00E44B77">
      <w:pPr>
        <w:pStyle w:val="CommentText"/>
      </w:pPr>
    </w:p>
  </w:comment>
  <w:comment w:id="69" w:author="Lübben, Annika" w:date="2026-10-01T14:39:00Z" w:initials="AL">
    <w:p w14:paraId="1AF372B2" w14:textId="00914FE0" w:rsidR="00DB6233" w:rsidRDefault="00DB6233" w:rsidP="00DB6233">
      <w:pPr>
        <w:pStyle w:val="CommentText"/>
      </w:pPr>
      <w:r>
        <w:rPr>
          <w:rStyle w:val="CommentReference"/>
        </w:rPr>
        <w:annotationRef/>
      </w:r>
      <w:r>
        <w:t>Wie lang ist hier langjährige Praxis?</w:t>
      </w:r>
    </w:p>
  </w:comment>
  <w:comment w:id="70" w:author="louise.schubotz" w:date="2026-09-28T10:47:00Z" w:initials="lo">
    <w:p w14:paraId="761C7A1F" w14:textId="4BC8BEB1" w:rsidR="00047C25" w:rsidRDefault="00047C25">
      <w:r>
        <w:annotationRef/>
      </w:r>
      <w:r w:rsidRPr="57F346ED">
        <w:t>worauf basiert dieser Vorschlag?</w:t>
      </w:r>
    </w:p>
  </w:comment>
  <w:comment w:id="71" w:author="louise.schubotz" w:date="2026-09-28T10:49:00Z" w:initials="lo">
    <w:p w14:paraId="5F79C3EE" w14:textId="086201D5" w:rsidR="00047C25" w:rsidRDefault="00047C25">
      <w:r>
        <w:annotationRef/>
      </w:r>
      <w:r w:rsidRPr="1C9DD672">
        <w:t>Ist das nicht letztlich ein neues Stratum X? Was hiervon ließe sich auch in das "Fundament" integrieren?</w:t>
      </w:r>
    </w:p>
  </w:comment>
  <w:comment w:id="72" w:author="jacqueline.klusik-eckert" w:date="2026-09-28T11:27:00Z" w:initials="ja">
    <w:p w14:paraId="2BAE53EC" w14:textId="2A763435" w:rsidR="008E71A3" w:rsidRDefault="008E71A3">
      <w:pPr>
        <w:pStyle w:val="CommentText"/>
      </w:pPr>
      <w:r>
        <w:rPr>
          <w:rStyle w:val="CommentReference"/>
        </w:rPr>
        <w:annotationRef/>
      </w:r>
      <w:r w:rsidRPr="5F5CAAF3">
        <w:t>bedeuten die ID-Kürzel etwas?</w:t>
      </w:r>
    </w:p>
    <w:p w14:paraId="7714906D" w14:textId="7C233CD4" w:rsidR="008E71A3" w:rsidRDefault="008E71A3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26C1C0" w15:done="0"/>
  <w15:commentEx w15:paraId="11C66023" w15:done="0"/>
  <w15:commentEx w15:paraId="0C652431" w15:done="0"/>
  <w15:commentEx w15:paraId="67C6E292" w15:done="0"/>
  <w15:commentEx w15:paraId="5C4E9334" w15:done="0"/>
  <w15:commentEx w15:paraId="121929FA" w15:done="0"/>
  <w15:commentEx w15:paraId="3744794F" w15:paraIdParent="121929FA" w15:done="0"/>
  <w15:commentEx w15:paraId="0CB02FCB" w15:done="0"/>
  <w15:commentEx w15:paraId="47A25C14" w15:done="0"/>
  <w15:commentEx w15:paraId="3111E7D1" w15:done="0"/>
  <w15:commentEx w15:paraId="4D616F91" w15:done="0"/>
  <w15:commentEx w15:paraId="35C0903E" w15:done="0"/>
  <w15:commentEx w15:paraId="24F5208E" w15:done="0"/>
  <w15:commentEx w15:paraId="3099A346" w15:done="0"/>
  <w15:commentEx w15:paraId="5768FE65" w15:done="0"/>
  <w15:commentEx w15:paraId="7F3B1ECF" w15:done="0"/>
  <w15:commentEx w15:paraId="1AF372B2" w15:done="0"/>
  <w15:commentEx w15:paraId="761C7A1F" w15:done="0"/>
  <w15:commentEx w15:paraId="5F79C3EE" w15:done="0"/>
  <w15:commentEx w15:paraId="771490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7455A7" w16cex:dateUtc="2026-09-28T08:41:00Z"/>
  <w16cex:commentExtensible w16cex:durableId="36519846" w16cex:dateUtc="2026-09-28T08:39:00Z"/>
  <w16cex:commentExtensible w16cex:durableId="44EB2D70" w16cex:dateUtc="2026-09-28T08:40:00Z"/>
  <w16cex:commentExtensible w16cex:durableId="5A3666A2" w16cex:dateUtc="2026-09-28T08:42:00Z"/>
  <w16cex:commentExtensible w16cex:durableId="2FFBA0EA" w16cex:dateUtc="2026-09-28T09:55:00Z"/>
  <w16cex:commentExtensible w16cex:durableId="671D2516" w16cex:dateUtc="2026-09-28T08:45:00Z"/>
  <w16cex:commentExtensible w16cex:durableId="32F3ADA9" w16cex:dateUtc="2026-09-28T09:10:00Z"/>
  <w16cex:commentExtensible w16cex:durableId="51DEE727" w16cex:dateUtc="2026-09-28T08:47:00Z"/>
  <w16cex:commentExtensible w16cex:durableId="0CC67C39" w16cex:dateUtc="2026-09-28T08:44:00Z"/>
  <w16cex:commentExtensible w16cex:durableId="4CB0D9C8" w16cex:dateUtc="2026-09-28T08:43:00Z"/>
  <w16cex:commentExtensible w16cex:durableId="5BA98E17" w16cex:dateUtc="2026-09-28T08:45:00Z"/>
  <w16cex:commentExtensible w16cex:durableId="1DAC67C5" w16cex:dateUtc="2026-10-01T12:28:00Z"/>
  <w16cex:commentExtensible w16cex:durableId="4AC35705" w16cex:dateUtc="2026-09-28T08:46:00Z"/>
  <w16cex:commentExtensible w16cex:durableId="576E412A" w16cex:dateUtc="2026-10-01T12:25:00Z"/>
  <w16cex:commentExtensible w16cex:durableId="4A223B22" w16cex:dateUtc="2026-09-28T09:57:00Z"/>
  <w16cex:commentExtensible w16cex:durableId="0A0AA77F" w16cex:dateUtc="2026-09-28T09:29:00Z"/>
  <w16cex:commentExtensible w16cex:durableId="54E0E378" w16cex:dateUtc="2026-10-01T12:39:00Z"/>
  <w16cex:commentExtensible w16cex:durableId="32A24F86" w16cex:dateUtc="2026-09-28T08:47:00Z"/>
  <w16cex:commentExtensible w16cex:durableId="1BBEA359" w16cex:dateUtc="2026-09-28T08:49:00Z"/>
  <w16cex:commentExtensible w16cex:durableId="3796D4A9" w16cex:dateUtc="2026-09-28T0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26C1C0" w16cid:durableId="377455A7"/>
  <w16cid:commentId w16cid:paraId="11C66023" w16cid:durableId="36519846"/>
  <w16cid:commentId w16cid:paraId="0C652431" w16cid:durableId="44EB2D70"/>
  <w16cid:commentId w16cid:paraId="67C6E292" w16cid:durableId="5A3666A2"/>
  <w16cid:commentId w16cid:paraId="5C4E9334" w16cid:durableId="2FFBA0EA"/>
  <w16cid:commentId w16cid:paraId="121929FA" w16cid:durableId="671D2516"/>
  <w16cid:commentId w16cid:paraId="3744794F" w16cid:durableId="32F3ADA9"/>
  <w16cid:commentId w16cid:paraId="0CB02FCB" w16cid:durableId="51DEE727"/>
  <w16cid:commentId w16cid:paraId="47A25C14" w16cid:durableId="0CC67C39"/>
  <w16cid:commentId w16cid:paraId="3111E7D1" w16cid:durableId="4CB0D9C8"/>
  <w16cid:commentId w16cid:paraId="4D616F91" w16cid:durableId="5BA98E17"/>
  <w16cid:commentId w16cid:paraId="35C0903E" w16cid:durableId="1DAC67C5"/>
  <w16cid:commentId w16cid:paraId="24F5208E" w16cid:durableId="4AC35705"/>
  <w16cid:commentId w16cid:paraId="3099A346" w16cid:durableId="576E412A"/>
  <w16cid:commentId w16cid:paraId="5768FE65" w16cid:durableId="4A223B22"/>
  <w16cid:commentId w16cid:paraId="7F3B1ECF" w16cid:durableId="0A0AA77F"/>
  <w16cid:commentId w16cid:paraId="1AF372B2" w16cid:durableId="54E0E378"/>
  <w16cid:commentId w16cid:paraId="761C7A1F" w16cid:durableId="32A24F86"/>
  <w16cid:commentId w16cid:paraId="5F79C3EE" w16cid:durableId="1BBEA359"/>
  <w16cid:commentId w16cid:paraId="7714906D" w16cid:durableId="3796D4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F893B" w14:textId="77777777" w:rsidR="00F3490D" w:rsidRDefault="00F3490D">
      <w:pPr>
        <w:spacing w:after="0" w:line="240" w:lineRule="auto"/>
      </w:pPr>
      <w:r>
        <w:separator/>
      </w:r>
    </w:p>
  </w:endnote>
  <w:endnote w:type="continuationSeparator" w:id="0">
    <w:p w14:paraId="6F93282B" w14:textId="77777777" w:rsidR="00F3490D" w:rsidRDefault="00F3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9412A" w14:textId="77777777" w:rsidR="0086750F" w:rsidRPr="005278B1" w:rsidRDefault="0086750F">
    <w:pPr>
      <w:jc w:val="right"/>
      <w:rPr>
        <w:lang w:val="de-DE"/>
      </w:rPr>
    </w:pPr>
    <w:r w:rsidRPr="005278B1">
      <w:rPr>
        <w:color w:val="5A6B80"/>
        <w:sz w:val="16"/>
        <w:lang w:val="de-DE"/>
      </w:rPr>
      <w:t>HETAICF v0.13 · Kurzüberblick · Entwurf zur Diskussion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551F" w14:textId="77777777" w:rsidR="00F3490D" w:rsidRDefault="00F3490D">
      <w:pPr>
        <w:spacing w:after="0" w:line="240" w:lineRule="auto"/>
      </w:pPr>
      <w:r>
        <w:separator/>
      </w:r>
    </w:p>
  </w:footnote>
  <w:footnote w:type="continuationSeparator" w:id="0">
    <w:p w14:paraId="0F992D5D" w14:textId="77777777" w:rsidR="00F3490D" w:rsidRDefault="00F34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364DC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8AE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252901">
    <w:abstractNumId w:val="2"/>
  </w:num>
  <w:num w:numId="2" w16cid:durableId="1409375929">
    <w:abstractNumId w:val="7"/>
  </w:num>
  <w:num w:numId="3" w16cid:durableId="1532381997">
    <w:abstractNumId w:val="8"/>
  </w:num>
  <w:num w:numId="4" w16cid:durableId="1654136296">
    <w:abstractNumId w:val="3"/>
  </w:num>
  <w:num w:numId="5" w16cid:durableId="191042674">
    <w:abstractNumId w:val="4"/>
  </w:num>
  <w:num w:numId="6" w16cid:durableId="1980719673">
    <w:abstractNumId w:val="7"/>
  </w:num>
  <w:num w:numId="7" w16cid:durableId="2112429832">
    <w:abstractNumId w:val="5"/>
  </w:num>
  <w:num w:numId="8" w16cid:durableId="439228857">
    <w:abstractNumId w:val="1"/>
  </w:num>
  <w:num w:numId="9" w16cid:durableId="45492221">
    <w:abstractNumId w:val="0"/>
  </w:num>
  <w:num w:numId="10" w16cid:durableId="653223262">
    <w:abstractNumId w:val="7"/>
  </w:num>
  <w:num w:numId="11" w16cid:durableId="804280186">
    <w:abstractNumId w:val="6"/>
  </w:num>
  <w:num w:numId="12" w16cid:durableId="1006055514">
    <w:abstractNumId w:val="7"/>
  </w:num>
  <w:num w:numId="13" w16cid:durableId="7099065">
    <w:abstractNumId w:val="7"/>
  </w:num>
  <w:num w:numId="14" w16cid:durableId="34394523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ouise.schubotz">
    <w15:presenceInfo w15:providerId="AD" w15:userId="S::louise.schubotz_uv.hu-berlin.de#ext#@stifterverband.onmicrosoft.com::691b6939-30a6-42a5-a5ed-5a4066abf0cb"/>
  </w15:person>
  <w15:person w15:author="Denis Sedlmeier">
    <w15:presenceInfo w15:providerId="AD" w15:userId="S::denis.sedlmeier_prolehre.tum.de#ext#@stifterverband.onmicrosoft.com::1e729f9c-7985-46a1-a048-3f131cad8341"/>
  </w15:person>
  <w15:person w15:author="Rampelt, Florian">
    <w15:presenceInfo w15:providerId="AD" w15:userId="S::Florian.Rampelt@stifterverband.de::a155f3be-7c8c-4710-87f8-53ebc084fffb"/>
  </w15:person>
  <w15:person w15:author="Lübben, Annika">
    <w15:presenceInfo w15:providerId="AD" w15:userId="S::Annika.Luebben@stifterverband.de::93167887-4ee4-44d8-869c-09227a79a85d"/>
  </w15:person>
  <w15:person w15:author="jacqueline.klusik-eckert">
    <w15:presenceInfo w15:providerId="AD" w15:userId="S::jacqueline.klusik-eckert_hhu.de#ext#@stifterverband.onmicrosoft.com::fdcb7132-9ecc-4076-9dfa-822150b6a3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47"/>
    <w:rsid w:val="00034616"/>
    <w:rsid w:val="000377CB"/>
    <w:rsid w:val="00047C25"/>
    <w:rsid w:val="0005207F"/>
    <w:rsid w:val="0006063C"/>
    <w:rsid w:val="00072E90"/>
    <w:rsid w:val="000A027E"/>
    <w:rsid w:val="000C26C0"/>
    <w:rsid w:val="000D0472"/>
    <w:rsid w:val="000F6F5B"/>
    <w:rsid w:val="0011610C"/>
    <w:rsid w:val="001237FD"/>
    <w:rsid w:val="00137305"/>
    <w:rsid w:val="00147F68"/>
    <w:rsid w:val="0015074B"/>
    <w:rsid w:val="00166CF4"/>
    <w:rsid w:val="00173555"/>
    <w:rsid w:val="00182E77"/>
    <w:rsid w:val="001919D8"/>
    <w:rsid w:val="001A1118"/>
    <w:rsid w:val="001B5EB2"/>
    <w:rsid w:val="001C1FB1"/>
    <w:rsid w:val="001F1D01"/>
    <w:rsid w:val="001F30D3"/>
    <w:rsid w:val="001F42F4"/>
    <w:rsid w:val="001F561A"/>
    <w:rsid w:val="00221203"/>
    <w:rsid w:val="00277429"/>
    <w:rsid w:val="00290179"/>
    <w:rsid w:val="00290A74"/>
    <w:rsid w:val="0029639D"/>
    <w:rsid w:val="00297D14"/>
    <w:rsid w:val="002C5285"/>
    <w:rsid w:val="002C7C90"/>
    <w:rsid w:val="002E0D2C"/>
    <w:rsid w:val="002E77B1"/>
    <w:rsid w:val="002F0F0C"/>
    <w:rsid w:val="00304A4B"/>
    <w:rsid w:val="003051C6"/>
    <w:rsid w:val="0030558D"/>
    <w:rsid w:val="003102C8"/>
    <w:rsid w:val="00326F90"/>
    <w:rsid w:val="00330870"/>
    <w:rsid w:val="00334F66"/>
    <w:rsid w:val="003378CB"/>
    <w:rsid w:val="00364E95"/>
    <w:rsid w:val="00383799"/>
    <w:rsid w:val="00402FA4"/>
    <w:rsid w:val="00445597"/>
    <w:rsid w:val="004519D8"/>
    <w:rsid w:val="00451F9F"/>
    <w:rsid w:val="00454036"/>
    <w:rsid w:val="004561D1"/>
    <w:rsid w:val="00463C6D"/>
    <w:rsid w:val="0047079A"/>
    <w:rsid w:val="00480B36"/>
    <w:rsid w:val="004971F6"/>
    <w:rsid w:val="004E12BC"/>
    <w:rsid w:val="00500A89"/>
    <w:rsid w:val="00513C40"/>
    <w:rsid w:val="005278B1"/>
    <w:rsid w:val="00550D5E"/>
    <w:rsid w:val="005575E7"/>
    <w:rsid w:val="00560AA2"/>
    <w:rsid w:val="005824C9"/>
    <w:rsid w:val="00593B80"/>
    <w:rsid w:val="005C2BBA"/>
    <w:rsid w:val="005C4E6A"/>
    <w:rsid w:val="005C5F83"/>
    <w:rsid w:val="005D4119"/>
    <w:rsid w:val="005E7BA4"/>
    <w:rsid w:val="005F2C42"/>
    <w:rsid w:val="00617EB8"/>
    <w:rsid w:val="0063244F"/>
    <w:rsid w:val="00634728"/>
    <w:rsid w:val="006C6F1E"/>
    <w:rsid w:val="006D7262"/>
    <w:rsid w:val="006E2AD8"/>
    <w:rsid w:val="006F0C85"/>
    <w:rsid w:val="00714CD4"/>
    <w:rsid w:val="00724549"/>
    <w:rsid w:val="00744F04"/>
    <w:rsid w:val="00754BCF"/>
    <w:rsid w:val="00770B7D"/>
    <w:rsid w:val="00782C62"/>
    <w:rsid w:val="007830A0"/>
    <w:rsid w:val="00786D99"/>
    <w:rsid w:val="007C61FC"/>
    <w:rsid w:val="007D65D7"/>
    <w:rsid w:val="007E6C6B"/>
    <w:rsid w:val="00812260"/>
    <w:rsid w:val="00812827"/>
    <w:rsid w:val="00855EB2"/>
    <w:rsid w:val="00862AD8"/>
    <w:rsid w:val="0086750F"/>
    <w:rsid w:val="008B4C7B"/>
    <w:rsid w:val="008E71A3"/>
    <w:rsid w:val="008F1AFA"/>
    <w:rsid w:val="00911265"/>
    <w:rsid w:val="00922D07"/>
    <w:rsid w:val="00923FDE"/>
    <w:rsid w:val="00925A25"/>
    <w:rsid w:val="00942FC8"/>
    <w:rsid w:val="00950B45"/>
    <w:rsid w:val="0097450A"/>
    <w:rsid w:val="009852DD"/>
    <w:rsid w:val="00986F3E"/>
    <w:rsid w:val="00994A5B"/>
    <w:rsid w:val="009B0896"/>
    <w:rsid w:val="009C1191"/>
    <w:rsid w:val="009D24D3"/>
    <w:rsid w:val="009D51B4"/>
    <w:rsid w:val="009E579E"/>
    <w:rsid w:val="009E5D92"/>
    <w:rsid w:val="009E677C"/>
    <w:rsid w:val="00A04672"/>
    <w:rsid w:val="00A0749A"/>
    <w:rsid w:val="00A24960"/>
    <w:rsid w:val="00A30C16"/>
    <w:rsid w:val="00A4117A"/>
    <w:rsid w:val="00A61BFD"/>
    <w:rsid w:val="00A78538"/>
    <w:rsid w:val="00A8278C"/>
    <w:rsid w:val="00A830A1"/>
    <w:rsid w:val="00A8778A"/>
    <w:rsid w:val="00AA1D8D"/>
    <w:rsid w:val="00AD68CB"/>
    <w:rsid w:val="00AE2DB4"/>
    <w:rsid w:val="00AF25CF"/>
    <w:rsid w:val="00B0766D"/>
    <w:rsid w:val="00B12898"/>
    <w:rsid w:val="00B337DC"/>
    <w:rsid w:val="00B47649"/>
    <w:rsid w:val="00B47730"/>
    <w:rsid w:val="00B969D1"/>
    <w:rsid w:val="00BA5D39"/>
    <w:rsid w:val="00BA7565"/>
    <w:rsid w:val="00BD7E40"/>
    <w:rsid w:val="00BF6570"/>
    <w:rsid w:val="00C05FA4"/>
    <w:rsid w:val="00C1574D"/>
    <w:rsid w:val="00C403C2"/>
    <w:rsid w:val="00C7129D"/>
    <w:rsid w:val="00CB0664"/>
    <w:rsid w:val="00CC3408"/>
    <w:rsid w:val="00CD51DF"/>
    <w:rsid w:val="00CE084B"/>
    <w:rsid w:val="00CF2B43"/>
    <w:rsid w:val="00D23C4C"/>
    <w:rsid w:val="00D52274"/>
    <w:rsid w:val="00D54BAA"/>
    <w:rsid w:val="00D55D2D"/>
    <w:rsid w:val="00D775B4"/>
    <w:rsid w:val="00D8203F"/>
    <w:rsid w:val="00DB6233"/>
    <w:rsid w:val="00DB6D04"/>
    <w:rsid w:val="00DD59A0"/>
    <w:rsid w:val="00DE6588"/>
    <w:rsid w:val="00DF4B4E"/>
    <w:rsid w:val="00E0272D"/>
    <w:rsid w:val="00E14C16"/>
    <w:rsid w:val="00E16F70"/>
    <w:rsid w:val="00E34990"/>
    <w:rsid w:val="00E44B77"/>
    <w:rsid w:val="00E44BAB"/>
    <w:rsid w:val="00E46EC6"/>
    <w:rsid w:val="00E47218"/>
    <w:rsid w:val="00E52166"/>
    <w:rsid w:val="00E62839"/>
    <w:rsid w:val="00E63C95"/>
    <w:rsid w:val="00E70167"/>
    <w:rsid w:val="00E70862"/>
    <w:rsid w:val="00EC6F5C"/>
    <w:rsid w:val="00EC76B0"/>
    <w:rsid w:val="00EF09DB"/>
    <w:rsid w:val="00EF4F63"/>
    <w:rsid w:val="00F332CD"/>
    <w:rsid w:val="00F3490D"/>
    <w:rsid w:val="00F977AA"/>
    <w:rsid w:val="00FA1BB2"/>
    <w:rsid w:val="00FB79EC"/>
    <w:rsid w:val="00FC3B04"/>
    <w:rsid w:val="00FC693F"/>
    <w:rsid w:val="00FF4457"/>
    <w:rsid w:val="00FF6B21"/>
    <w:rsid w:val="059D537A"/>
    <w:rsid w:val="08F15E87"/>
    <w:rsid w:val="0952402C"/>
    <w:rsid w:val="0A1111A8"/>
    <w:rsid w:val="0AF1FDCA"/>
    <w:rsid w:val="0D7F4CB1"/>
    <w:rsid w:val="12E23E2D"/>
    <w:rsid w:val="14AA81C8"/>
    <w:rsid w:val="1817C443"/>
    <w:rsid w:val="1999217C"/>
    <w:rsid w:val="1F03B4A3"/>
    <w:rsid w:val="1F978594"/>
    <w:rsid w:val="1FA824C0"/>
    <w:rsid w:val="2376DA9F"/>
    <w:rsid w:val="24D3AB36"/>
    <w:rsid w:val="28115646"/>
    <w:rsid w:val="29726C1B"/>
    <w:rsid w:val="2B06C314"/>
    <w:rsid w:val="2C76B953"/>
    <w:rsid w:val="313083EC"/>
    <w:rsid w:val="321F948F"/>
    <w:rsid w:val="353377B2"/>
    <w:rsid w:val="37BEAFC4"/>
    <w:rsid w:val="39708B53"/>
    <w:rsid w:val="3B6C734B"/>
    <w:rsid w:val="3C13004C"/>
    <w:rsid w:val="3C9C500C"/>
    <w:rsid w:val="3DF134A7"/>
    <w:rsid w:val="3F888B87"/>
    <w:rsid w:val="3FCF310A"/>
    <w:rsid w:val="40D7FDB4"/>
    <w:rsid w:val="425471B6"/>
    <w:rsid w:val="4655F10E"/>
    <w:rsid w:val="46735DD6"/>
    <w:rsid w:val="4D72A24E"/>
    <w:rsid w:val="4E4DE81D"/>
    <w:rsid w:val="4E5B6E74"/>
    <w:rsid w:val="54C3C4DE"/>
    <w:rsid w:val="57D79081"/>
    <w:rsid w:val="5B7576AF"/>
    <w:rsid w:val="624B42DA"/>
    <w:rsid w:val="63D9DDBF"/>
    <w:rsid w:val="6512DF0F"/>
    <w:rsid w:val="66CDD7AD"/>
    <w:rsid w:val="67E92F0A"/>
    <w:rsid w:val="68919FC5"/>
    <w:rsid w:val="68E45172"/>
    <w:rsid w:val="6925BF9B"/>
    <w:rsid w:val="69AAEAFE"/>
    <w:rsid w:val="6A7EC00B"/>
    <w:rsid w:val="6DC8CE13"/>
    <w:rsid w:val="6E146DC9"/>
    <w:rsid w:val="6E2BDC42"/>
    <w:rsid w:val="71E7FDA8"/>
    <w:rsid w:val="7487D51D"/>
    <w:rsid w:val="74FE1BD9"/>
    <w:rsid w:val="75A7EFDC"/>
    <w:rsid w:val="7988467C"/>
    <w:rsid w:val="7F87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E6753F-D7B8-4F1E-8D5B-0BDA0A33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eastAsia="Calibri" w:hAnsi="Calibri"/>
      <w:color w:val="16202E"/>
      <w:sz w:val="20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320" w:after="100"/>
      <w:outlineLvl w:val="0"/>
    </w:pPr>
    <w:rPr>
      <w:rFonts w:cs="Calibri"/>
      <w:b/>
      <w:bCs/>
      <w:color w:val="1B5FA8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="Calibri"/>
      <w:b/>
      <w:bCs/>
      <w:sz w:val="23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D6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68CB"/>
    <w:rPr>
      <w:rFonts w:ascii="Calibri" w:eastAsia="Calibri" w:hAnsi="Calibri"/>
      <w:color w:val="16202E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AD68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68CB"/>
    <w:rPr>
      <w:rFonts w:ascii="Calibri" w:eastAsia="Calibri" w:hAnsi="Calibri"/>
      <w:color w:val="16202E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55D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1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2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1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E12BC"/>
    <w:rPr>
      <w:rFonts w:ascii="Calibri" w:eastAsia="Calibri" w:hAnsi="Calibri"/>
      <w:color w:val="16202E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E12BC"/>
    <w:rPr>
      <w:rFonts w:ascii="Calibri" w:eastAsia="Calibri" w:hAnsi="Calibri"/>
      <w:color w:val="16202E"/>
      <w:sz w:val="2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E12BC"/>
    <w:rPr>
      <w:rFonts w:ascii="Calibri" w:eastAsia="Calibri" w:hAnsi="Calibri"/>
      <w:color w:val="16202E"/>
      <w:sz w:val="16"/>
      <w:szCs w:val="16"/>
    </w:rPr>
  </w:style>
  <w:style w:type="paragraph" w:styleId="MacroText">
    <w:name w:val="macro"/>
    <w:link w:val="MacroTextChar"/>
    <w:uiPriority w:val="99"/>
    <w:unhideWhenUsed/>
    <w:rsid w:val="00D55D2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4E12BC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E12BC"/>
    <w:rPr>
      <w:rFonts w:ascii="Calibri" w:eastAsia="Calibri" w:hAnsi="Calibri"/>
      <w:i/>
      <w:iCs/>
      <w:color w:val="000000" w:themeColor="text1"/>
      <w:sz w:val="2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BC"/>
    <w:rPr>
      <w:rFonts w:ascii="Calibri" w:eastAsia="Calibri" w:hAnsi="Calibri"/>
      <w:b/>
      <w:bCs/>
      <w:i/>
      <w:iCs/>
      <w:color w:val="4F81BD" w:themeColor="accent1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D55D2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12BC"/>
    <w:rPr>
      <w:rFonts w:ascii="Calibri" w:eastAsia="Calibri" w:hAnsi="Calibri"/>
      <w:color w:val="16202E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KopfzeileZchn">
    <w:name w:val="Kopfzeile Zchn"/>
    <w:basedOn w:val="DefaultParagraphFont"/>
    <w:uiPriority w:val="99"/>
    <w:rsid w:val="004E12BC"/>
  </w:style>
  <w:style w:type="character" w:customStyle="1" w:styleId="FuzeileZchn">
    <w:name w:val="Fußzeile Zchn"/>
    <w:basedOn w:val="DefaultParagraphFont"/>
    <w:uiPriority w:val="99"/>
    <w:rsid w:val="004E12BC"/>
  </w:style>
  <w:style w:type="character" w:customStyle="1" w:styleId="berschrift1Zchn">
    <w:name w:val="Überschrift 1 Zchn"/>
    <w:basedOn w:val="DefaultParagraphFont"/>
    <w:uiPriority w:val="9"/>
    <w:rsid w:val="004E12BC"/>
    <w:rPr>
      <w:rFonts w:ascii="Calibri" w:eastAsia="Calibri" w:hAnsi="Calibri" w:cs="Calibri"/>
      <w:b/>
      <w:bCs/>
      <w:color w:val="1B5FA8"/>
      <w:sz w:val="28"/>
      <w:szCs w:val="28"/>
    </w:rPr>
  </w:style>
  <w:style w:type="character" w:customStyle="1" w:styleId="berschrift2Zchn">
    <w:name w:val="Überschrift 2 Zchn"/>
    <w:basedOn w:val="DefaultParagraphFont"/>
    <w:uiPriority w:val="9"/>
    <w:rsid w:val="004E12BC"/>
    <w:rPr>
      <w:rFonts w:ascii="Calibri" w:eastAsia="Calibri" w:hAnsi="Calibri" w:cs="Calibri"/>
      <w:b/>
      <w:bCs/>
      <w:color w:val="16202E"/>
      <w:sz w:val="23"/>
      <w:szCs w:val="26"/>
    </w:rPr>
  </w:style>
  <w:style w:type="character" w:customStyle="1" w:styleId="berschrift3Zchn">
    <w:name w:val="Überschrift 3 Zchn"/>
    <w:basedOn w:val="DefaultParagraphFont"/>
    <w:uiPriority w:val="9"/>
    <w:rsid w:val="004E12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DefaultParagraphFont"/>
    <w:uiPriority w:val="9"/>
    <w:semiHidden/>
    <w:rsid w:val="004E12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vision">
    <w:name w:val="Revision"/>
    <w:hidden/>
    <w:uiPriority w:val="99"/>
    <w:semiHidden/>
    <w:rsid w:val="00BA7565"/>
    <w:pPr>
      <w:spacing w:after="0" w:line="240" w:lineRule="auto"/>
    </w:pPr>
    <w:rPr>
      <w:rFonts w:ascii="Calibri" w:eastAsia="Calibri" w:hAnsi="Calibri"/>
      <w:color w:val="16202E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166"/>
    <w:rPr>
      <w:rFonts w:ascii="Calibri" w:eastAsia="Calibri" w:hAnsi="Calibri"/>
      <w:b/>
      <w:bCs/>
      <w:color w:val="16202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6C9C240938E554BB235C6F6285319CD" ma:contentTypeVersion="11" ma:contentTypeDescription="Ein neues Dokument erstellen." ma:contentTypeScope="" ma:versionID="e1bead05f34c00e04f23dbf806a2afe2">
  <xsd:schema xmlns:xsd="http://www.w3.org/2001/XMLSchema" xmlns:xs="http://www.w3.org/2001/XMLSchema" xmlns:p="http://schemas.microsoft.com/office/2006/metadata/properties" xmlns:ns2="42539dd8-a03e-4e74-a2e0-abdd773e091a" xmlns:ns3="f42899fe-da7f-464a-ae2f-04625c80ebe0" targetNamespace="http://schemas.microsoft.com/office/2006/metadata/properties" ma:root="true" ma:fieldsID="3d3b0222b5734b3504fa7a99a660897b" ns2:_="" ns3:_="">
    <xsd:import namespace="42539dd8-a03e-4e74-a2e0-abdd773e091a"/>
    <xsd:import namespace="f42899fe-da7f-464a-ae2f-04625c80eb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39dd8-a03e-4e74-a2e0-abdd773e0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fe1d35b-310b-4849-9eb5-957b4d675a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899fe-da7f-464a-ae2f-04625c80eb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230409-d432-45b8-821c-93afe0c73553}" ma:internalName="TaxCatchAll" ma:showField="CatchAllData" ma:web="f42899fe-da7f-464a-ae2f-04625c80e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2899fe-da7f-464a-ae2f-04625c80ebe0" xsi:nil="true"/>
    <lcf76f155ced4ddcb4097134ff3c332f xmlns="42539dd8-a03e-4e74-a2e0-abdd773e09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5B7228-B22A-4C7A-B6EF-5B0B92AE4C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9C8937-7C91-44A0-99E9-16469C717C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39dd8-a03e-4e74-a2e0-abdd773e091a"/>
    <ds:schemaRef ds:uri="f42899fe-da7f-464a-ae2f-04625c80e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60059B-470E-45C0-8C09-B4C5787F42FC}">
  <ds:schemaRefs>
    <ds:schemaRef ds:uri="http://schemas.microsoft.com/office/2006/metadata/properties"/>
    <ds:schemaRef ds:uri="http://schemas.microsoft.com/office/infopath/2007/PartnerControls"/>
    <ds:schemaRef ds:uri="f42899fe-da7f-464a-ae2f-04625c80ebe0"/>
    <ds:schemaRef ds:uri="42539dd8-a03e-4e74-a2e0-abdd773e09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1297</Words>
  <Characters>7394</Characters>
  <Application>Microsoft Office Word</Application>
  <DocSecurity>4</DocSecurity>
  <Lines>61</Lines>
  <Paragraphs>17</Paragraphs>
  <ScaleCrop>false</ScaleCrop>
  <Manager/>
  <Company/>
  <LinksUpToDate>false</LinksUpToDate>
  <CharactersWithSpaces>8674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louise.schubotz</cp:lastModifiedBy>
  <cp:revision>45</cp:revision>
  <dcterms:created xsi:type="dcterms:W3CDTF">2013-12-24T08:15:00Z</dcterms:created>
  <dcterms:modified xsi:type="dcterms:W3CDTF">2026-10-01T12:54:00Z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0x010100B6C9C240938E554BB235C6F6285319CD</vt:lpwstr>
  </property>
  <property fmtid="{D5CDD505-2E9C-101B-9397-08002B2CF9AE}" pid="3" name="MediaServiceImageTags">
    <vt:lpwstr/>
  </property>
</Properties>
</file>