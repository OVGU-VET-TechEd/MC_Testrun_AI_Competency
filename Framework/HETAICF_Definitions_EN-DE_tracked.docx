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Calibri" w:cs="Calibri" w:eastAsia="Calibri" w:hAnsi="Calibri"/>
          <w:b/>
          <w:bCs/>
          <w:color w:val="1A4A88"/>
          <w:sz w:val="56"/>
          <w:szCs w:val="56"/>
        </w:rPr>
        <w:t xml:space="preserve">HETAICF</w:t>
      </w:r>
    </w:p>
    <w:p>
      <w:pPr>
        <w:spacing w:after="40"/>
        <w:jc w:val="center"/>
      </w:pPr>
      <w:r>
        <w:rPr>
          <w:rFonts w:ascii="Calibri" w:cs="Calibri" w:eastAsia="Calibri" w:hAnsi="Calibri"/>
          <w:b/>
          <w:bCs/>
          <w:sz w:val="30"/>
          <w:szCs w:val="30"/>
        </w:rPr>
        <w:t xml:space="preserve">Higher Education Teacher AI Competency Framework</w:t>
      </w:r>
    </w:p>
    <w:p>
      <w:pPr>
        <w:spacing w:after="280"/>
        <w:jc w:val="center"/>
      </w:pPr>
      <w:r>
        <w:rPr>
          <w:rFonts w:ascii="Calibri" w:cs="Calibri" w:eastAsia="Calibri" w:hAnsi="Calibri"/>
          <w:i/>
          <w:iCs/>
          <w:color w:val="555555"/>
          <w:sz w:val="26"/>
          <w:szCs w:val="26"/>
        </w:rPr>
        <w:t xml:space="preserve">KI-Kompetenzrahmen für Hochschullehrende</w:t>
      </w:r>
    </w:p>
    <w:p>
      <w:pPr>
        <w:spacing w:after="40"/>
        <w:jc w:val="center"/>
      </w:pPr>
      <w:r>
        <w:rPr>
          <w:rFonts w:ascii="Calibri" w:cs="Calibri" w:eastAsia="Calibri" w:hAnsi="Calibri"/>
          <w:b/>
          <w:bCs/>
          <w:color w:val="1A4A88"/>
          <w:sz w:val="24"/>
          <w:szCs w:val="24"/>
        </w:rPr>
        <w:t xml:space="preserve">The Widened Core Concepts Model</w:t>
      </w:r>
    </w:p>
    <w:p>
      <w:pPr>
        <w:spacing w:after="460"/>
        <w:jc w:val="center"/>
      </w:pPr>
      <w:del w:id="9000" w:author="HT" w:date="2026-08-21T00:00:00Z">
        <w:r>
          <w:rPr>
            <w:rFonts w:ascii="Calibri" w:cs="Calibri" w:eastAsia="Calibri" w:hAnsi="Calibri"/>
            <w:color w:val="777777"/>
            <w:sz w:val="20"/>
            <w:szCs w:val="20"/>
          </w:rPr>
          <w:delText xml:space="preserve">v0.10 (Widened Core Concepts, W3)</w:delText>
        </w:r>
      </w:del>
      <w:ins w:id="9001" w:author="HT" w:date="2026-08-21T00:00:00Z">
        <w:r>
          <w:rPr>
            <w:rFonts w:ascii="Calibri" w:cs="Calibri" w:eastAsia="Calibri" w:hAnsi="Calibri"/>
            <w:color w:val="777777"/>
            <w:sz w:val="20"/>
            <w:szCs w:val="20"/>
          </w:rPr>
          <w:t xml:space="preserve">v0.11 (Widened Core Concepts, W3 — Revision nach Review v0.9/v0.10)</w:t>
        </w:r>
      </w:ins>
      <w:r>
        <w:rPr>
          <w:rFonts w:ascii="Calibri" w:cs="Calibri" w:eastAsia="Calibri" w:hAnsi="Calibri"/>
          <w:color w:val="777777"/>
          <w:sz w:val="20"/>
          <w:szCs w:val="20"/>
        </w:rPr>
        <w:t xml:space="preserve">  ·  4 domains · 19 competences · 5 objects · 3 levels · dual perspective · Stratum X (3)</w:t>
      </w:r>
    </w:p>
    <w:p>
      <w:pPr>
        <w:spacing w:after="40"/>
        <w:jc w:val="center"/>
      </w:pPr>
      <w:r>
        <w:rPr>
          <w:rFonts w:ascii="Calibri" w:cs="Calibri" w:eastAsia="Calibri" w:hAnsi="Calibri"/>
          <w:sz w:val="20"/>
          <w:szCs w:val="20"/>
        </w:rPr>
        <w:t xml:space="preserve">Arbeitskreis Digitalisierung im Lehramt · ZLB · Otto-von-Guericke University Magdeburg</w:t>
      </w:r>
    </w:p>
    <w:p>
      <w:pPr>
        <w:spacing w:after="560"/>
        <w:jc w:val="center"/>
      </w:pPr>
      <w:r>
        <w:rPr>
          <w:rFonts w:ascii="Calibri" w:cs="Calibri" w:eastAsia="Calibri" w:hAnsi="Calibri"/>
          <w:color w:val="777777"/>
          <w:sz w:val="20"/>
          <w:szCs w:val="20"/>
        </w:rPr>
        <w:t xml:space="preserve">August 2026</w:t>
      </w:r>
    </w:p>
    <w:p>
      <w:pPr>
        <w:jc w:val="center"/>
      </w:pPr>
      <w:r>
        <w:rPr>
          <w:rFonts w:ascii="Calibri" w:cs="Calibri" w:eastAsia="Calibri" w:hAnsi="Calibri"/>
          <w:i/>
          <w:iCs/>
          <w:color w:val="777777"/>
          <w:sz w:val="18"/>
          <w:szCs w:val="18"/>
        </w:rPr>
        <w:t xml:space="preserve">Structural basis: OECD/EU AILit Framework (2026), retained at four domains and 19 competences</w:t>
      </w:r>
    </w:p>
    <w:p>
      <w:pPr>
        <w:jc w:val="center"/>
      </w:pPr>
      <w:r>
        <w:rPr>
          <w:rFonts w:ascii="Calibri" w:cs="Calibri" w:eastAsia="Calibri" w:hAnsi="Calibri"/>
          <w:i/>
          <w:iCs/>
          <w:color w:val="777777"/>
          <w:sz w:val="18"/>
          <w:szCs w:val="18"/>
        </w:rPr>
        <w:t xml:space="preserve">Object scope: Sun et al. (2026) · UNESCO AI-CFT · DigCompEdu · ICT-CFT</w:t>
      </w:r>
    </w:p>
    <w:p>
      <w:r>
        <w:br w:type="page"/>
      </w:r>
    </w:p>
    <w:p>
      <w:pPr>
        <w:pStyle w:val="Heading1"/>
        <w:spacing w:after="140" w:before="28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rFonts w:ascii="Calibri" w:cs="Calibri" w:eastAsia="Calibri" w:hAnsi="Calibri"/>
        </w:rPr>
        <w:t xml:space="preserve">1 · The Widening Mechanism</w:t>
      </w:r>
    </w:p>
    <w:p>
      <w:pPr>
        <w:spacing w:after="120" w:line="276"/>
      </w:pPr>
      <w:r>
        <w:rPr>
          <w:rFonts w:ascii="Calibri" w:cs="Calibri" w:eastAsia="Calibri" w:hAnsi="Calibri"/>
          <w:sz w:val="21"/>
          <w:szCs w:val="21"/>
        </w:rPr>
        <w:t xml:space="preserve">This version of the HETAICF is structurally identical to the OECD/EU AILit Framework (2026): four domains, nineteen competences, three progression levels. It does not add domains. Instead it makes explicit what the AILit Framework leaves implicit — the objects on which each competence operates — and extends that object scope from the everyday and school-learning contexts the AILit Framework assumes to the professional objects of academic teaching.</w:t>
      </w:r>
    </w:p>
    <w:p>
      <w:pPr>
        <w:pStyle w:val="Heading2"/>
        <w:spacing w:after="140" w:before="280"/>
      </w:pPr>
      <w:r>
        <w:rPr>
          <w:rFonts w:ascii="Calibri" w:cs="Calibri" w:eastAsia="Calibri" w:hAnsi="Calibri"/>
        </w:rPr>
        <w:t xml:space="preserve">1.1 Core concept and object scope</w:t>
      </w:r>
    </w:p>
    <w:p>
      <w:pPr>
        <w:spacing w:after="120" w:line="276"/>
      </w:pPr>
      <w:r>
        <w:rPr>
          <w:rFonts w:ascii="Calibri" w:cs="Calibri" w:eastAsia="Calibri" w:hAnsi="Calibri"/>
          <w:sz w:val="21"/>
          <w:szCs w:val="21"/>
        </w:rPr>
        <w:t xml:space="preserve">Every AILit competence decomposes into two parts. The core concept is the cognitive operation — for instance, evaluating whether an AI output should be accepted, revised or rejected. This is invariant and is retained verbatim. The object scope is what the operation is performed on. The AILit Framework, being a learner framework for primary and secondary education, defaults this silently to AI in everyday and learning contexts.</w:t>
      </w:r>
    </w:p>
    <w:p>
      <w:pPr>
        <w:spacing w:after="120" w:line="276"/>
      </w:pPr>
      <w:r>
        <w:rPr>
          <w:rFonts w:ascii="Calibri" w:cs="Calibri" w:eastAsia="Calibri" w:hAnsi="Calibri"/>
          <w:sz w:val="21"/>
          <w:szCs w:val="21"/>
        </w:rPr>
        <w:t xml:space="preserve">Widening means declaring the object scope explicitly and extending it to the objects of higher education teaching practice. The competence statement itself is untouched; what changes is that each competence now names which professional objects it operates on, with the descriptor for each object quoted from the framework that defines it. This is contextualisation, not redefinition, and the no-invention rule therefore holds unchanged. Traceability arguably improves: descriptors from Sun et al. now sit underneath a named AILit competence instead of in a parallel structure.</w:t>
      </w:r>
    </w:p>
    <w:p>
      <w:pPr>
        <w:pStyle w:val="Heading2"/>
        <w:spacing w:after="140" w:before="280"/>
      </w:pPr>
      <w:r>
        <w:rPr>
          <w:rFonts w:ascii="Calibri" w:cs="Calibri" w:eastAsia="Calibri" w:hAnsi="Calibri"/>
        </w:rPr>
        <w:t xml:space="preserve">1.2 Why this is more faithful to Sun et al. than a domain extension</w:t>
      </w:r>
    </w:p>
    <w:p>
      <w:pPr>
        <w:spacing w:after="120" w:line="276"/>
      </w:pPr>
      <w:r>
        <w:rPr>
          <w:rFonts w:ascii="Calibri" w:cs="Calibri" w:eastAsia="Calibri" w:hAnsi="Calibri"/>
          <w:sz w:val="21"/>
          <w:szCs w:val="21"/>
        </w:rPr>
        <w:t xml:space="preserve">Sun et al. (2026) do not present GenAI Literacy, Curriculum/Learning Design, Teaching and Learning and Assessment as domains. They present them as one axis of a three-dimensional matrix of Dimensions × Tiers × Perspectives (Table 6, Fig. 2). Treating those dimensions as an object axis rather than as top-level domains reproduces the source architecture as its authors built it. The earlier version of this framework, which promoted them to four separate domains, was the less faithful reading of both parents.</w:t>
      </w:r>
    </w:p>
    <w:p>
      <w:pPr>
        <w:pStyle w:val="Heading2"/>
        <w:spacing w:after="140" w:before="280"/>
      </w:pPr>
      <w:r>
        <w:rPr>
          <w:rFonts w:ascii="Calibri" w:cs="Calibri" w:eastAsia="Calibri" w:hAnsi="Calibri"/>
        </w:rPr>
        <w:t xml:space="preserve">1.3 The residue, and why Stratum X exists</w:t>
      </w:r>
    </w:p>
    <w:p>
      <w:pPr>
        <w:spacing w:after="120" w:line="276"/>
      </w:pPr>
      <w:r>
        <w:rPr>
          <w:rFonts w:ascii="Calibri" w:cs="Calibri" w:eastAsia="Calibri" w:hAnsi="Calibri"/>
          <w:sz w:val="21"/>
          <w:szCs w:val="21"/>
        </w:rPr>
        <w:t xml:space="preserve">Thirteen of the sixteen professional-practice units of the previous version absorb into the widened core without loss, and two of those thirteen turn out to have been the empowering-students perspective of an existing competence rather than competences in their own right. Three do not absorb. Applying a legal norm, practising scholarly work and sustaining one's own professional development are not the same cognitive operations performed on new objects; they are operations the AILit Framework does not contain at all. Stratum X states them as what they are — three professional obligations lying outside the AILit object scope — rather than disguising them as domains. Keeping the stratum to three items keeps it legible as a footnote to the architecture rather than a second architecture.</w:t>
      </w:r>
    </w:p>
    <w:p>
      <w:pPr>
        <w:pStyle w:val="Heading2"/>
        <w:spacing w:after="140" w:before="280"/>
        <w:rPr>
          <w:ins w:id="9000" w:author="HT" w:date="2026-08-21T00:00:00Z"/>
          <w:rFonts w:ascii="Calibri" w:cs="Calibri" w:eastAsia="Calibri" w:hAnsi="Calibri"/>
        </w:rPr>
      </w:pPr>
      <w:ins w:id="9001" w:author="HT" w:date="2026-08-21T00:00:00Z">
        <w:r>
          <w:rPr>
            <w:rFonts w:ascii="Calibri" w:cs="Calibri" w:eastAsia="Calibri" w:hAnsi="Calibri"/>
          </w:rPr>
          <w:t xml:space="preserve">1.4 What the review of v0.9 changed</w:t>
        </w:r>
      </w:ins>
    </w:p>
    <w:p>
      <w:pPr>
        <w:spacing w:after="120" w:line="276"/>
        <w:rPr>
          <w:ins w:id="9002" w:author="HT" w:date="2026-08-21T00:00:00Z"/>
          <w:rFonts w:ascii="Calibri" w:cs="Calibri" w:eastAsia="Calibri" w:hAnsi="Calibri"/>
        </w:rPr>
      </w:pPr>
      <w:ins w:id="9003" w:author="HT" w:date="2026-08-21T00:00:00Z">
        <w:r>
          <w:rPr>
            <w:rFonts w:ascii="Calibri" w:cs="Calibri" w:eastAsia="Calibri" w:hAnsi="Calibri"/>
            <w:sz w:val="21"/>
            <w:szCs w:val="21"/>
          </w:rPr>
          <w:t xml:space="preserve">The widening mechanism described above is not an independent design idea. It is the direct answer to the principal objection raised in the review of v0.9, which argued that the four dimensions of Sun et al. — Curriculum/Learning Design, Teaching and Learning, Assessment, and the teacher's own literacy — are not competence domains in the sense in which the AILit Framework uses that term. They are professional application contexts in which AI-literacy competences become concrete. Promoting them to domains, as v0.9 did, produced descriptors of the form "uses AI to …", which name an activity rather than a capability and which cannot represent the competent judgement that AI should not be used in a given situation at all. The object axis O1–O5 is the structural consequence of accepting that objection: the dimensions return to being an axis, as they are in Sun's own matrix, and each activated cell states a capability rather than an activity.</w:t>
        </w:r>
      </w:ins>
    </w:p>
    <w:p>
      <w:pPr>
        <w:spacing w:after="120" w:line="276"/>
        <w:rPr>
          <w:ins w:id="9004" w:author="HT" w:date="2026-08-21T00:00:00Z"/>
          <w:rFonts w:ascii="Calibri" w:cs="Calibri" w:eastAsia="Calibri" w:hAnsi="Calibri"/>
        </w:rPr>
      </w:pPr>
      <w:ins w:id="9005" w:author="HT" w:date="2026-08-21T00:00:00Z">
        <w:r>
          <w:rPr>
            <w:rFonts w:ascii="Calibri" w:cs="Calibri" w:eastAsia="Calibri" w:hAnsi="Calibri"/>
            <w:sz w:val="21"/>
            <w:szCs w:val="21"/>
          </w:rPr>
          <w:t xml:space="preserve">Three further points from the review are answered in this version without a structural change. Descriptors are read throughout as capability statements, so that a reasoned decision not to use AI counts as attainment rather than as a failure to demonstrate the competence (Section 3). The provenance of the dual-perspective statements is now stated precisely: the axis is taken from Sun et al., the individual statements are HETAICF formulations (Layer L3). German wording flagged as opaque or anthropomorphic has been revised; where an anthropomorphic term is a verbatim quotation from a source framework — "creative partner" in the AILit designation of D2 — it is retained and marked as a quotation rather than silently rewritten, in keeping with the no-invention rule.</w:t>
        </w:r>
      </w:ins>
    </w:p>
    <w:p>
      <w:pPr>
        <w:spacing w:after="120" w:line="276"/>
        <w:rPr>
          <w:ins w:id="9006" w:author="HT" w:date="2026-08-21T00:00:00Z"/>
          <w:rFonts w:ascii="Calibri" w:cs="Calibri" w:eastAsia="Calibri" w:hAnsi="Calibri"/>
        </w:rPr>
      </w:pPr>
      <w:ins w:id="9007" w:author="HT" w:date="2026-08-21T00:00:00Z">
        <w:r>
          <w:rPr>
            <w:rFonts w:ascii="Calibri" w:cs="Calibri" w:eastAsia="Calibri" w:hAnsi="Calibri"/>
            <w:i/>
            <w:iCs/>
            <w:color w:val="444444"/>
            <w:sz w:val="21"/>
            <w:szCs w:val="21"/>
          </w:rPr>
          <w:t xml:space="preserve">Die oben beschriebene Weitung ist keine eigenständige Entwurfsidee, sondern die unmittelbare Antwort auf den Haupteinwand des Reviews zu v0.9: Die vier Dimensionen von Sun et al. — Curriculum/Lerndesign, Lehre und Lernen, Prüfen und Bewerten sowie die eigene Kompetenz der Lehrperson — sind keine Kompetenzdomänen in dem Sinne, in dem der AILit-Rahmen den Begriff verwendet. Sie sind professionelle Anwendungskontexte, in denen sich KI-Kompetenzen konkretisieren. Ihre Erhebung zu Domänen in v0.9 führte zu Deskriptoren des Typs „nutzt KI zu …", die eine Handlung und keine Fähigkeit benennen und die die kompetente Entscheidung, KI in einer Situation gerade nicht einzusetzen, nicht abbilden können. Die Gegenstandsachse O1–O5 ist die strukturelle Konsequenz aus der Annahme dieses Einwands: Die Dimensionen werden wieder zur Achse, wie in der Matrix von Sun et al. selbst, und jede aktivierte Zelle formuliert eine Fähigkeit statt einer Tätigkeit. Drei weitere Punkte des Reviews werden ohne Strukturänderung beantwortet: Deskriptoren sind durchgängig als Fähigkeitsaussagen zu lesen (Abschnitt 3); die Herkunft der Doppelperspektiven-Statements ist nun präzise ausgewiesen (Schicht L3); auffällige deutsche Formulierungen wurden überarbeitet, wobei anthropomorphe Begriffe, die wörtliche Quellenzitate sind, als solche gekennzeichnet und nicht stillschweigend ersetzt werden.</w:t>
        </w:r>
      </w:ins>
    </w:p>
    <w:p>
      <w:pPr>
        <w:pStyle w:val="Heading1"/>
        <w:pageBreakBefore/>
        <w:spacing w:after="140" w:before="280"/>
      </w:pPr>
      <w:r>
        <w:rPr>
          <w:rFonts w:ascii="Calibri" w:cs="Calibri" w:eastAsia="Calibri" w:hAnsi="Calibri"/>
        </w:rPr>
        <w:t xml:space="preserve">2 · Architecture</w:t>
      </w:r>
    </w:p>
    <w:p>
      <w:pPr>
        <w:pStyle w:val="Heading2"/>
        <w:spacing w:after="140" w:before="280"/>
      </w:pPr>
      <w:r>
        <w:rPr>
          <w:rFonts w:ascii="Calibri" w:cs="Calibri" w:eastAsia="Calibri" w:hAnsi="Calibri"/>
        </w:rPr>
        <w:t xml:space="preserve">2.1 The four domains</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850"/>
        <w:gridCol w:w="2500"/>
        <w:gridCol w:w="900"/>
        <w:gridCol w:w="5110"/>
      </w:tblGrid>
      <w:tr>
        <w:trPr>
          <w:tblHeader/>
        </w:trPr>
        <w:tc>
          <w:tcPr>
            <w:tcW w:type="dxa" w:w="8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ID</w:t>
            </w:r>
          </w:p>
        </w:tc>
        <w:tc>
          <w:tcPr>
            <w:tcW w:type="dxa" w:w="2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Domain (EN / DE)</w:t>
            </w:r>
          </w:p>
        </w:tc>
        <w:tc>
          <w:tcPr>
            <w:tcW w:type="dxa" w:w="9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Units</w:t>
            </w:r>
          </w:p>
        </w:tc>
        <w:tc>
          <w:tcPr>
            <w:tcW w:type="dxa" w:w="51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Role in the architecture</w:t>
            </w:r>
          </w:p>
        </w:tc>
      </w:tr>
      <w:tr>
        <w:tc>
          <w:tcPr>
            <w:tcW w:type="dxa" w:w="85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D1</w:t>
            </w:r>
          </w:p>
        </w:tc>
        <w:tc>
          <w:tcPr>
            <w:tcW w:type="dxa" w:w="2500"/>
            <w:tcMar>
              <w:top w:type="dxa" w:w="80"/>
              <w:left w:type="dxa" w:w="100"/>
              <w:bottom w:type="dxa" w:w="80"/>
              <w:right w:type="dxa" w:w="100"/>
            </w:tcMar>
          </w:tcPr>
          <w:p>
            <w:pPr>
              <w:spacing w:after="0" w:line="276"/>
            </w:pPr>
            <w:r>
              <w:rPr>
                <w:rFonts w:ascii="Calibri" w:cs="Calibri" w:eastAsia="Calibri" w:hAnsi="Calibri"/>
                <w:b/>
                <w:bCs/>
                <w:sz w:val="18"/>
                <w:szCs w:val="18"/>
              </w:rPr>
              <w:t xml:space="preserve">Engage with AI</w:t>
            </w:r>
          </w:p>
          <w:p>
            <w:pPr>
              <w:spacing w:after="0" w:line="276"/>
            </w:pPr>
            <w:r>
              <w:rPr>
                <w:rFonts w:ascii="Calibri" w:cs="Calibri" w:eastAsia="Calibri" w:hAnsi="Calibri"/>
                <w:i/>
                <w:iCs/>
                <w:color w:val="666666"/>
                <w:sz w:val="17"/>
                <w:szCs w:val="17"/>
              </w:rPr>
              <w:t xml:space="preserve">Bewusst mit KI umgehen</w:t>
            </w:r>
          </w:p>
        </w:tc>
        <w:tc>
          <w:tcPr>
            <w:tcW w:type="dxa" w:w="900"/>
            <w:tcMar>
              <w:top w:type="dxa" w:w="80"/>
              <w:left w:type="dxa" w:w="100"/>
              <w:bottom w:type="dxa" w:w="80"/>
              <w:right w:type="dxa" w:w="100"/>
            </w:tcMar>
          </w:tcPr>
          <w:p>
            <w:pPr>
              <w:spacing w:after="0" w:line="276"/>
            </w:pPr>
            <w:r>
              <w:rPr>
                <w:rFonts w:ascii="Calibri" w:cs="Calibri" w:eastAsia="Calibri" w:hAnsi="Calibri"/>
                <w:sz w:val="18"/>
                <w:szCs w:val="18"/>
              </w:rPr>
              <w:t xml:space="preserve">7</w:t>
            </w:r>
          </w:p>
        </w:tc>
        <w:tc>
          <w:tcPr>
            <w:tcW w:type="dxa" w:w="5110"/>
            <w:tcMar>
              <w:top w:type="dxa" w:w="80"/>
              <w:left w:type="dxa" w:w="100"/>
              <w:bottom w:type="dxa" w:w="80"/>
              <w:right w:type="dxa" w:w="100"/>
            </w:tcMar>
          </w:tcPr>
          <w:p>
            <w:pPr>
              <w:spacing w:after="0" w:line="276"/>
            </w:pPr>
            <w:r>
              <w:rPr>
                <w:rFonts w:ascii="Calibri" w:cs="Calibri" w:eastAsia="Calibri" w:hAnsi="Calibri"/>
                <w:sz w:val="17"/>
                <w:szCs w:val="17"/>
              </w:rPr>
              <w:t xml:space="preserve">Becoming a critical and responsible participant in an AI-shaped academic environment</w:t>
            </w:r>
          </w:p>
        </w:tc>
      </w:tr>
      <w:tr>
        <w:tc>
          <w:tcPr>
            <w:tcW w:type="dxa" w:w="85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D2</w:t>
            </w:r>
          </w:p>
        </w:tc>
        <w:tc>
          <w:tcPr>
            <w:tcW w:type="dxa" w:w="2500"/>
            <w:tcMar>
              <w:top w:type="dxa" w:w="80"/>
              <w:left w:type="dxa" w:w="100"/>
              <w:bottom w:type="dxa" w:w="80"/>
              <w:right w:type="dxa" w:w="100"/>
            </w:tcMar>
          </w:tcPr>
          <w:p>
            <w:pPr>
              <w:spacing w:after="0" w:line="276"/>
            </w:pPr>
            <w:r>
              <w:rPr>
                <w:rFonts w:ascii="Calibri" w:cs="Calibri" w:eastAsia="Calibri" w:hAnsi="Calibri"/>
                <w:b/>
                <w:bCs/>
                <w:sz w:val="18"/>
                <w:szCs w:val="18"/>
              </w:rPr>
              <w:t xml:space="preserve">Create with AI</w:t>
            </w:r>
          </w:p>
          <w:p>
            <w:pPr>
              <w:spacing w:after="0" w:line="276"/>
            </w:pPr>
            <w:r>
              <w:rPr>
                <w:rFonts w:ascii="Calibri" w:cs="Calibri" w:eastAsia="Calibri" w:hAnsi="Calibri"/>
                <w:i/>
                <w:iCs/>
                <w:color w:val="666666"/>
                <w:sz w:val="17"/>
                <w:szCs w:val="17"/>
              </w:rPr>
              <w:t xml:space="preserve">KI kreativ anwenden</w:t>
            </w:r>
          </w:p>
        </w:tc>
        <w:tc>
          <w:tcPr>
            <w:tcW w:type="dxa" w:w="900"/>
            <w:tcMar>
              <w:top w:type="dxa" w:w="80"/>
              <w:left w:type="dxa" w:w="100"/>
              <w:bottom w:type="dxa" w:w="80"/>
              <w:right w:type="dxa" w:w="100"/>
            </w:tcMar>
          </w:tcPr>
          <w:p>
            <w:pPr>
              <w:spacing w:after="0" w:line="276"/>
            </w:pPr>
            <w:r>
              <w:rPr>
                <w:rFonts w:ascii="Calibri" w:cs="Calibri" w:eastAsia="Calibri" w:hAnsi="Calibri"/>
                <w:sz w:val="18"/>
                <w:szCs w:val="18"/>
              </w:rPr>
              <w:t xml:space="preserve">4</w:t>
            </w:r>
          </w:p>
        </w:tc>
        <w:tc>
          <w:tcPr>
            <w:tcW w:type="dxa" w:w="5110"/>
            <w:tcMar>
              <w:top w:type="dxa" w:w="80"/>
              <w:left w:type="dxa" w:w="100"/>
              <w:bottom w:type="dxa" w:w="80"/>
              <w:right w:type="dxa" w:w="100"/>
            </w:tcMar>
          </w:tcPr>
          <w:p>
            <w:pPr>
              <w:spacing w:after="0" w:line="276"/>
            </w:pPr>
            <w:del w:id="9194" w:author="HT" w:date="2026-08-21T00:00:00Z">
              <w:r>
                <w:rPr>
                  <w:rFonts w:ascii="Calibri" w:cs="Calibri" w:eastAsia="Calibri" w:hAnsi="Calibri"/>
                  <w:sz w:val="17"/>
                  <w:szCs w:val="17"/>
                </w:rPr>
                <w:delText xml:space="preserve">Using AI as a creative partner while retaining authorship and academic integrity</w:delText>
              </w:r>
            </w:del>
            <w:ins w:id="9195" w:author="HT" w:date="2026-08-21T00:00:00Z">
              <w:r>
                <w:rPr>
                  <w:rFonts w:ascii="Calibri" w:cs="Calibri" w:eastAsia="Calibri" w:hAnsi="Calibri"/>
                  <w:sz w:val="17"/>
                  <w:szCs w:val="17"/>
                </w:rPr>
                <w:t xml:space="preserve">Using AI as a creative partner (AILit wording; a metaphor for the division of labour, not a claim about the system) while retaining authorship and academic integrity</w:t>
              </w:r>
            </w:ins>
          </w:p>
        </w:tc>
      </w:tr>
      <w:tr>
        <w:tc>
          <w:tcPr>
            <w:tcW w:type="dxa" w:w="85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D3</w:t>
            </w:r>
          </w:p>
        </w:tc>
        <w:tc>
          <w:tcPr>
            <w:tcW w:type="dxa" w:w="2500"/>
            <w:tcMar>
              <w:top w:type="dxa" w:w="80"/>
              <w:left w:type="dxa" w:w="100"/>
              <w:bottom w:type="dxa" w:w="80"/>
              <w:right w:type="dxa" w:w="100"/>
            </w:tcMar>
          </w:tcPr>
          <w:p>
            <w:pPr>
              <w:spacing w:after="0" w:line="276"/>
            </w:pPr>
            <w:r>
              <w:rPr>
                <w:rFonts w:ascii="Calibri" w:cs="Calibri" w:eastAsia="Calibri" w:hAnsi="Calibri"/>
                <w:b/>
                <w:bCs/>
                <w:sz w:val="18"/>
                <w:szCs w:val="18"/>
              </w:rPr>
              <w:t xml:space="preserve">Manage AI</w:t>
            </w:r>
          </w:p>
          <w:p>
            <w:pPr>
              <w:spacing w:after="0" w:line="276"/>
            </w:pPr>
            <w:r>
              <w:rPr>
                <w:rFonts w:ascii="Calibri" w:cs="Calibri" w:eastAsia="Calibri" w:hAnsi="Calibri"/>
                <w:i/>
                <w:iCs/>
                <w:color w:val="666666"/>
                <w:sz w:val="17"/>
                <w:szCs w:val="17"/>
              </w:rPr>
              <w:t xml:space="preserve">KI gezielt einsetzen</w:t>
            </w:r>
          </w:p>
        </w:tc>
        <w:tc>
          <w:tcPr>
            <w:tcW w:type="dxa" w:w="900"/>
            <w:tcMar>
              <w:top w:type="dxa" w:w="80"/>
              <w:left w:type="dxa" w:w="100"/>
              <w:bottom w:type="dxa" w:w="80"/>
              <w:right w:type="dxa" w:w="100"/>
            </w:tcMar>
          </w:tcPr>
          <w:p>
            <w:pPr>
              <w:spacing w:after="0" w:line="276"/>
            </w:pPr>
            <w:r>
              <w:rPr>
                <w:rFonts w:ascii="Calibri" w:cs="Calibri" w:eastAsia="Calibri" w:hAnsi="Calibri"/>
                <w:sz w:val="18"/>
                <w:szCs w:val="18"/>
              </w:rPr>
              <w:t xml:space="preserve">4</w:t>
            </w:r>
          </w:p>
        </w:tc>
        <w:tc>
          <w:tcPr>
            <w:tcW w:type="dxa" w:w="5110"/>
            <w:tcMar>
              <w:top w:type="dxa" w:w="80"/>
              <w:left w:type="dxa" w:w="100"/>
              <w:bottom w:type="dxa" w:w="80"/>
              <w:right w:type="dxa" w:w="100"/>
            </w:tcMar>
          </w:tcPr>
          <w:p>
            <w:pPr>
              <w:spacing w:after="0" w:line="276"/>
            </w:pPr>
            <w:r>
              <w:rPr>
                <w:rFonts w:ascii="Calibri" w:cs="Calibri" w:eastAsia="Calibri" w:hAnsi="Calibri"/>
                <w:sz w:val="17"/>
                <w:szCs w:val="17"/>
              </w:rPr>
              <w:t xml:space="preserve">Dividing academic work intentionally between humans and AI systems</w:t>
            </w:r>
          </w:p>
        </w:tc>
      </w:tr>
      <w:tr>
        <w:tc>
          <w:tcPr>
            <w:tcW w:type="dxa" w:w="85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D4</w:t>
            </w:r>
          </w:p>
        </w:tc>
        <w:tc>
          <w:tcPr>
            <w:tcW w:type="dxa" w:w="2500"/>
            <w:tcMar>
              <w:top w:type="dxa" w:w="80"/>
              <w:left w:type="dxa" w:w="100"/>
              <w:bottom w:type="dxa" w:w="80"/>
              <w:right w:type="dxa" w:w="100"/>
            </w:tcMar>
          </w:tcPr>
          <w:p>
            <w:pPr>
              <w:spacing w:after="0" w:line="276"/>
            </w:pPr>
            <w:r>
              <w:rPr>
                <w:rFonts w:ascii="Calibri" w:cs="Calibri" w:eastAsia="Calibri" w:hAnsi="Calibri"/>
                <w:b/>
                <w:bCs/>
                <w:sz w:val="18"/>
                <w:szCs w:val="18"/>
              </w:rPr>
              <w:t xml:space="preserve">Shape AI</w:t>
            </w:r>
          </w:p>
          <w:p>
            <w:pPr>
              <w:spacing w:after="0" w:line="276"/>
            </w:pPr>
            <w:r>
              <w:rPr>
                <w:rFonts w:ascii="Calibri" w:cs="Calibri" w:eastAsia="Calibri" w:hAnsi="Calibri"/>
                <w:i/>
                <w:iCs/>
                <w:color w:val="666666"/>
                <w:sz w:val="17"/>
                <w:szCs w:val="17"/>
              </w:rPr>
              <w:t xml:space="preserve">KI aktiv mitgestalten</w:t>
            </w:r>
          </w:p>
        </w:tc>
        <w:tc>
          <w:tcPr>
            <w:tcW w:type="dxa" w:w="900"/>
            <w:tcMar>
              <w:top w:type="dxa" w:w="80"/>
              <w:left w:type="dxa" w:w="100"/>
              <w:bottom w:type="dxa" w:w="80"/>
              <w:right w:type="dxa" w:w="100"/>
            </w:tcMar>
          </w:tcPr>
          <w:p>
            <w:pPr>
              <w:spacing w:after="0" w:line="276"/>
            </w:pPr>
            <w:r>
              <w:rPr>
                <w:rFonts w:ascii="Calibri" w:cs="Calibri" w:eastAsia="Calibri" w:hAnsi="Calibri"/>
                <w:sz w:val="18"/>
                <w:szCs w:val="18"/>
              </w:rPr>
              <w:t xml:space="preserve">4</w:t>
            </w:r>
          </w:p>
        </w:tc>
        <w:tc>
          <w:tcPr>
            <w:tcW w:type="dxa" w:w="5110"/>
            <w:tcMar>
              <w:top w:type="dxa" w:w="80"/>
              <w:left w:type="dxa" w:w="100"/>
              <w:bottom w:type="dxa" w:w="80"/>
              <w:right w:type="dxa" w:w="100"/>
            </w:tcMar>
          </w:tcPr>
          <w:p>
            <w:pPr>
              <w:spacing w:after="0" w:line="276"/>
            </w:pPr>
            <w:r>
              <w:rPr>
                <w:rFonts w:ascii="Calibri" w:cs="Calibri" w:eastAsia="Calibri" w:hAnsi="Calibri"/>
                <w:sz w:val="17"/>
                <w:szCs w:val="17"/>
              </w:rPr>
              <w:t xml:space="preserve">Investigating, evaluating and improving the AI systems the institution deploys</w:t>
            </w:r>
          </w:p>
        </w:tc>
      </w:tr>
      <w:tr>
        <w:tc>
          <w:tcPr>
            <w:tcW w:type="dxa" w:w="850"/>
            <w:shd w:fill="F0E9F7" w:color="auto" w:val="clear"/>
            <w:tcMar>
              <w:top w:type="dxa" w:w="80"/>
              <w:left w:type="dxa" w:w="100"/>
              <w:bottom w:type="dxa" w:w="80"/>
              <w:right w:type="dxa" w:w="100"/>
            </w:tcMar>
          </w:tcPr>
          <w:p>
            <w:pPr>
              <w:spacing w:after="0" w:line="276"/>
            </w:pPr>
            <w:r>
              <w:rPr>
                <w:rFonts w:ascii="Calibri" w:cs="Calibri" w:eastAsia="Calibri" w:hAnsi="Calibri"/>
                <w:b/>
                <w:bCs/>
                <w:color w:val="7A4F9E"/>
                <w:sz w:val="18"/>
                <w:szCs w:val="18"/>
              </w:rPr>
              <w:t xml:space="preserve">X</w:t>
            </w:r>
          </w:p>
        </w:tc>
        <w:tc>
          <w:tcPr>
            <w:tcW w:type="dxa" w:w="2500"/>
            <w:shd w:fill="F0E9F7"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Stratum X</w:t>
            </w:r>
          </w:p>
          <w:p>
            <w:pPr>
              <w:spacing w:after="0" w:line="276"/>
            </w:pPr>
            <w:r>
              <w:rPr>
                <w:rFonts w:ascii="Calibri" w:cs="Calibri" w:eastAsia="Calibri" w:hAnsi="Calibri"/>
                <w:i/>
                <w:iCs/>
                <w:color w:val="666666"/>
                <w:sz w:val="17"/>
                <w:szCs w:val="17"/>
              </w:rPr>
              <w:t xml:space="preserve">Professionspflichten außerhalb des AILit-Gegenstandsbereichs</w:t>
            </w:r>
          </w:p>
        </w:tc>
        <w:tc>
          <w:tcPr>
            <w:tcW w:type="dxa" w:w="900"/>
            <w:shd w:fill="F0E9F7" w:color="auto" w:val="clear"/>
            <w:tcMar>
              <w:top w:type="dxa" w:w="80"/>
              <w:left w:type="dxa" w:w="100"/>
              <w:bottom w:type="dxa" w:w="80"/>
              <w:right w:type="dxa" w:w="100"/>
            </w:tcMar>
          </w:tcPr>
          <w:p>
            <w:pPr>
              <w:spacing w:after="0" w:line="276"/>
            </w:pPr>
            <w:r>
              <w:rPr>
                <w:rFonts w:ascii="Calibri" w:cs="Calibri" w:eastAsia="Calibri" w:hAnsi="Calibri"/>
                <w:sz w:val="18"/>
                <w:szCs w:val="18"/>
              </w:rPr>
              <w:t xml:space="preserve">3</w:t>
            </w:r>
          </w:p>
        </w:tc>
        <w:tc>
          <w:tcPr>
            <w:tcW w:type="dxa" w:w="5110"/>
            <w:shd w:fill="F0E9F7" w:color="auto" w:val="clear"/>
            <w:tcMar>
              <w:top w:type="dxa" w:w="80"/>
              <w:left w:type="dxa" w:w="100"/>
              <w:bottom w:type="dxa" w:w="80"/>
              <w:right w:type="dxa" w:w="100"/>
            </w:tcMar>
          </w:tcPr>
          <w:p>
            <w:pPr>
              <w:spacing w:after="0" w:line="276"/>
            </w:pPr>
            <w:r>
              <w:rPr>
                <w:rFonts w:ascii="Calibri" w:cs="Calibri" w:eastAsia="Calibri" w:hAnsi="Calibri"/>
                <w:sz w:val="17"/>
                <w:szCs w:val="17"/>
              </w:rPr>
              <w:t xml:space="preserve">Three obligations of higher education teaching staff that are not a widened reading of any AILit competence</w:t>
            </w:r>
          </w:p>
        </w:tc>
      </w:tr>
      <w:tr>
        <w:tc>
          <w:tcPr>
            <w:tcW w:type="dxa" w:w="850"/>
            <w:shd w:fill="F4F6F8" w:color="auto" w:val="clear"/>
            <w:tcMar>
              <w:top w:type="dxa" w:w="80"/>
              <w:left w:type="dxa" w:w="100"/>
              <w:bottom w:type="dxa" w:w="80"/>
              <w:right w:type="dxa" w:w="100"/>
            </w:tcMar>
          </w:tcPr>
          <w:p>
            <w:pPr>
              <w:spacing w:after="0" w:line="276"/>
            </w:pPr>
            <w:r>
              <w:rPr>
                <w:rFonts w:ascii="Calibri" w:cs="Calibri" w:eastAsia="Calibri" w:hAnsi="Calibri"/>
                <w:sz w:val="18"/>
                <w:szCs w:val="18"/>
              </w:rPr>
              <w:t xml:space="preserve"/>
            </w:r>
          </w:p>
        </w:tc>
        <w:tc>
          <w:tcPr>
            <w:tcW w:type="dxa" w:w="25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Total</w:t>
            </w:r>
          </w:p>
        </w:tc>
        <w:tc>
          <w:tcPr>
            <w:tcW w:type="dxa" w:w="9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22</w:t>
            </w:r>
          </w:p>
        </w:tc>
        <w:tc>
          <w:tcPr>
            <w:tcW w:type="dxa" w:w="5110"/>
            <w:shd w:fill="F4F6F8" w:color="auto" w:val="clear"/>
            <w:tcMar>
              <w:top w:type="dxa" w:w="80"/>
              <w:left w:type="dxa" w:w="100"/>
              <w:bottom w:type="dxa" w:w="80"/>
              <w:right w:type="dxa" w:w="100"/>
            </w:tcMar>
          </w:tcPr>
          <w:p>
            <w:pPr>
              <w:spacing w:after="0" w:line="276"/>
            </w:pPr>
            <w:r>
              <w:rPr>
                <w:rFonts w:ascii="Calibri" w:cs="Calibri" w:eastAsia="Calibri" w:hAnsi="Calibri"/>
                <w:i/>
                <w:iCs/>
                <w:sz w:val="17"/>
                <w:szCs w:val="17"/>
              </w:rPr>
              <w:t xml:space="preserve">19 AILit competences retained verbatim + 3 Stratum X units; mid-corridor on the 15–35 granularity criterion</w:t>
            </w:r>
          </w:p>
        </w:tc>
      </w:tr>
    </w:tbl>
    <w:p>
      <w:pPr>
        <w:pStyle w:val="Heading2"/>
        <w:spacing w:after="140" w:before="280"/>
      </w:pPr>
      <w:r>
        <w:rPr>
          <w:rFonts w:ascii="Calibri" w:cs="Calibri" w:eastAsia="Calibri" w:hAnsi="Calibri"/>
        </w:rPr>
        <w:t xml:space="preserve">2.2 The object axis (O1–O5)</w:t>
      </w:r>
    </w:p>
    <w:p>
      <w:pPr>
        <w:spacing w:after="120" w:line="276"/>
      </w:pPr>
      <w:r>
        <w:rPr>
          <w:rFonts w:ascii="Calibri" w:cs="Calibri" w:eastAsia="Calibri" w:hAnsi="Calibri"/>
          <w:sz w:val="21"/>
          <w:szCs w:val="21"/>
        </w:rPr>
        <w:t xml:space="preserve">The object axis is the mechanism that carries higher-education professional practice without adding domains. Fifty-nine of the ninety-five possible cells are activated across the nineteen core competences.</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700"/>
        <w:gridCol w:w="2200"/>
        <w:gridCol w:w="6460"/>
      </w:tblGrid>
      <w:tr>
        <w:trPr>
          <w:tblHeader/>
        </w:trPr>
        <w:tc>
          <w:tcPr>
            <w:tcW w:type="dxa" w:w="7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ID</w:t>
            </w:r>
          </w:p>
        </w:tc>
        <w:tc>
          <w:tcPr>
            <w:tcW w:type="dxa" w:w="22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 (EN / DE)</w:t>
            </w:r>
          </w:p>
        </w:tc>
        <w:tc>
          <w:tcPr>
            <w:tcW w:type="dxa" w:w="64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Scope and source</w:t>
            </w:r>
          </w:p>
        </w:tc>
      </w:tr>
      <w:tr>
        <w:tc>
          <w:tcPr>
            <w:tcW w:type="dxa" w:w="7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O1</w:t>
            </w:r>
          </w:p>
        </w:tc>
        <w:tc>
          <w:tcPr>
            <w:tcW w:type="dxa" w:w="2200"/>
            <w:tcMar>
              <w:top w:type="dxa" w:w="80"/>
              <w:left w:type="dxa" w:w="100"/>
              <w:bottom w:type="dxa" w:w="80"/>
              <w:right w:type="dxa" w:w="100"/>
            </w:tcMar>
          </w:tcPr>
          <w:p>
            <w:pPr>
              <w:spacing w:after="0" w:line="276"/>
            </w:pPr>
            <w:r>
              <w:rPr>
                <w:rFonts w:ascii="Calibri" w:cs="Calibri" w:eastAsia="Calibri" w:hAnsi="Calibri"/>
                <w:b/>
                <w:bCs/>
                <w:sz w:val="18"/>
                <w:szCs w:val="18"/>
              </w:rPr>
              <w:t xml:space="preserve">Own academic practice</w:t>
            </w:r>
          </w:p>
          <w:p>
            <w:pPr>
              <w:spacing w:after="0" w:line="276"/>
            </w:pPr>
            <w:r>
              <w:rPr>
                <w:rFonts w:ascii="Calibri" w:cs="Calibri" w:eastAsia="Calibri" w:hAnsi="Calibri"/>
                <w:i/>
                <w:iCs/>
                <w:color w:val="666666"/>
                <w:sz w:val="17"/>
                <w:szCs w:val="17"/>
              </w:rPr>
              <w:t xml:space="preserve">Eigene wissenschaftliche Praxis</w:t>
            </w:r>
          </w:p>
        </w:tc>
        <w:tc>
          <w:tcPr>
            <w:tcW w:type="dxa" w:w="6460"/>
            <w:tcMar>
              <w:top w:type="dxa" w:w="80"/>
              <w:left w:type="dxa" w:w="100"/>
              <w:bottom w:type="dxa" w:w="80"/>
              <w:right w:type="dxa" w:w="100"/>
            </w:tcMar>
          </w:tcPr>
          <w:p>
            <w:pPr>
              <w:spacing w:after="40" w:line="276"/>
            </w:pPr>
            <w:r>
              <w:rPr>
                <w:rFonts w:ascii="Calibri" w:cs="Calibri" w:eastAsia="Calibri" w:hAnsi="Calibri"/>
                <w:sz w:val="17"/>
                <w:szCs w:val="17"/>
              </w:rPr>
              <w:t xml:space="preserve">What the teacher does with AI in their own work as an academic.</w:t>
            </w:r>
          </w:p>
          <w:p>
            <w:pPr>
              <w:spacing w:after="0" w:line="276"/>
            </w:pPr>
            <w:r>
              <w:rPr>
                <w:rFonts w:ascii="Calibri" w:cs="Calibri" w:eastAsia="Calibri" w:hAnsi="Calibri"/>
                <w:b/>
                <w:bCs/>
                <w:color w:val="666666"/>
                <w:sz w:val="16"/>
                <w:szCs w:val="16"/>
              </w:rPr>
              <w:t xml:space="preserve">Source: </w:t>
            </w:r>
            <w:r>
              <w:rPr>
                <w:rFonts w:ascii="Calibri" w:cs="Calibri" w:eastAsia="Calibri" w:hAnsi="Calibri"/>
                <w:color w:val="666666"/>
                <w:sz w:val="16"/>
                <w:szCs w:val="16"/>
              </w:rPr>
              <w:t xml:space="preserve">Sun et al. (2026), "Teacher's own literacy / usage" (Table 6); DigCompEdu 1.3</w:t>
            </w:r>
          </w:p>
        </w:tc>
      </w:tr>
      <w:tr>
        <w:tc>
          <w:tcPr>
            <w:tcW w:type="dxa" w:w="7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O2</w:t>
            </w:r>
          </w:p>
        </w:tc>
        <w:tc>
          <w:tcPr>
            <w:tcW w:type="dxa" w:w="2200"/>
            <w:tcMar>
              <w:top w:type="dxa" w:w="80"/>
              <w:left w:type="dxa" w:w="100"/>
              <w:bottom w:type="dxa" w:w="80"/>
              <w:right w:type="dxa" w:w="100"/>
            </w:tcMar>
          </w:tcPr>
          <w:p>
            <w:pPr>
              <w:spacing w:after="0" w:line="276"/>
            </w:pPr>
            <w:r>
              <w:rPr>
                <w:rFonts w:ascii="Calibri" w:cs="Calibri" w:eastAsia="Calibri" w:hAnsi="Calibri"/>
                <w:b/>
                <w:bCs/>
                <w:sz w:val="18"/>
                <w:szCs w:val="18"/>
              </w:rPr>
              <w:t xml:space="preserve">Curriculum &amp; learning design</w:t>
            </w:r>
          </w:p>
          <w:p>
            <w:pPr>
              <w:spacing w:after="0" w:line="276"/>
            </w:pPr>
            <w:r>
              <w:rPr>
                <w:rFonts w:ascii="Calibri" w:cs="Calibri" w:eastAsia="Calibri" w:hAnsi="Calibri"/>
                <w:i/>
                <w:iCs/>
                <w:color w:val="666666"/>
                <w:sz w:val="17"/>
                <w:szCs w:val="17"/>
              </w:rPr>
              <w:t xml:space="preserve">Curriculum- und Lerndesign</w:t>
            </w:r>
          </w:p>
        </w:tc>
        <w:tc>
          <w:tcPr>
            <w:tcW w:type="dxa" w:w="6460"/>
            <w:tcMar>
              <w:top w:type="dxa" w:w="80"/>
              <w:left w:type="dxa" w:w="100"/>
              <w:bottom w:type="dxa" w:w="80"/>
              <w:right w:type="dxa" w:w="100"/>
            </w:tcMar>
          </w:tcPr>
          <w:p>
            <w:pPr>
              <w:spacing w:after="40" w:line="276"/>
            </w:pPr>
            <w:r>
              <w:rPr>
                <w:rFonts w:ascii="Calibri" w:cs="Calibri" w:eastAsia="Calibri" w:hAnsi="Calibri"/>
                <w:sz w:val="17"/>
                <w:szCs w:val="17"/>
              </w:rPr>
              <w:t xml:space="preserve">Planning, curating, adapting and co-designing curricula and materials before teaching.</w:t>
            </w:r>
          </w:p>
          <w:p>
            <w:pPr>
              <w:spacing w:after="0" w:line="276"/>
            </w:pPr>
            <w:r>
              <w:rPr>
                <w:rFonts w:ascii="Calibri" w:cs="Calibri" w:eastAsia="Calibri" w:hAnsi="Calibri"/>
                <w:b/>
                <w:bCs/>
                <w:color w:val="666666"/>
                <w:sz w:val="16"/>
                <w:szCs w:val="16"/>
              </w:rPr>
              <w:t xml:space="preserve">Source: </w:t>
            </w:r>
            <w:r>
              <w:rPr>
                <w:rFonts w:ascii="Calibri" w:cs="Calibri" w:eastAsia="Calibri" w:hAnsi="Calibri"/>
                <w:color w:val="666666"/>
                <w:sz w:val="16"/>
                <w:szCs w:val="16"/>
              </w:rPr>
              <w:t xml:space="preserve">Sun et al. (2026), Dimension 2 — Curriculum/Learning Design (Appendix B); DigCompEdu 2.1–2.2, 5.1–5.2</w:t>
            </w:r>
          </w:p>
        </w:tc>
      </w:tr>
      <w:tr>
        <w:tc>
          <w:tcPr>
            <w:tcW w:type="dxa" w:w="7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O3</w:t>
            </w:r>
          </w:p>
        </w:tc>
        <w:tc>
          <w:tcPr>
            <w:tcW w:type="dxa" w:w="2200"/>
            <w:tcMar>
              <w:top w:type="dxa" w:w="80"/>
              <w:left w:type="dxa" w:w="100"/>
              <w:bottom w:type="dxa" w:w="80"/>
              <w:right w:type="dxa" w:w="100"/>
            </w:tcMar>
          </w:tcPr>
          <w:p>
            <w:pPr>
              <w:spacing w:after="0" w:line="276"/>
            </w:pPr>
            <w:r>
              <w:rPr>
                <w:rFonts w:ascii="Calibri" w:cs="Calibri" w:eastAsia="Calibri" w:hAnsi="Calibri"/>
                <w:b/>
                <w:bCs/>
                <w:sz w:val="18"/>
                <w:szCs w:val="18"/>
              </w:rPr>
              <w:t xml:space="preserve">Teaching &amp; facilitation</w:t>
            </w:r>
          </w:p>
          <w:p>
            <w:pPr>
              <w:spacing w:after="0" w:line="276"/>
            </w:pPr>
            <w:r>
              <w:rPr>
                <w:rFonts w:ascii="Calibri" w:cs="Calibri" w:eastAsia="Calibri" w:hAnsi="Calibri"/>
                <w:i/>
                <w:iCs/>
                <w:color w:val="666666"/>
                <w:sz w:val="17"/>
                <w:szCs w:val="17"/>
              </w:rPr>
              <w:t xml:space="preserve">Lehre und Lernbegleitung</w:t>
            </w:r>
          </w:p>
        </w:tc>
        <w:tc>
          <w:tcPr>
            <w:tcW w:type="dxa" w:w="6460"/>
            <w:tcMar>
              <w:top w:type="dxa" w:w="80"/>
              <w:left w:type="dxa" w:w="100"/>
              <w:bottom w:type="dxa" w:w="80"/>
              <w:right w:type="dxa" w:w="100"/>
            </w:tcMar>
          </w:tcPr>
          <w:p>
            <w:pPr>
              <w:spacing w:after="40" w:line="276"/>
            </w:pPr>
            <w:r>
              <w:rPr>
                <w:rFonts w:ascii="Calibri" w:cs="Calibri" w:eastAsia="Calibri" w:hAnsi="Calibri"/>
                <w:sz w:val="17"/>
                <w:szCs w:val="17"/>
              </w:rPr>
              <w:t xml:space="preserve">Enacting instruction, scaffolding, and facilitating teacher–student–AI interaction during teaching.</w:t>
            </w:r>
          </w:p>
          <w:p>
            <w:pPr>
              <w:spacing w:after="0" w:line="276"/>
            </w:pPr>
            <w:r>
              <w:rPr>
                <w:rFonts w:ascii="Calibri" w:cs="Calibri" w:eastAsia="Calibri" w:hAnsi="Calibri"/>
                <w:b/>
                <w:bCs/>
                <w:color w:val="666666"/>
                <w:sz w:val="16"/>
                <w:szCs w:val="16"/>
              </w:rPr>
              <w:t xml:space="preserve">Source: </w:t>
            </w:r>
            <w:r>
              <w:rPr>
                <w:rFonts w:ascii="Calibri" w:cs="Calibri" w:eastAsia="Calibri" w:hAnsi="Calibri"/>
                <w:color w:val="666666"/>
                <w:sz w:val="16"/>
                <w:szCs w:val="16"/>
              </w:rPr>
              <w:t xml:space="preserve">Sun et al. (2026), Dimension 3 — Teaching and Learning (Appendix C, §3.1.4); UNESCO AI-CFT 4.1–4.3; DigCompEdu 3.1–3.4</w:t>
            </w:r>
          </w:p>
        </w:tc>
      </w:tr>
      <w:tr>
        <w:tc>
          <w:tcPr>
            <w:tcW w:type="dxa" w:w="7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O4</w:t>
            </w:r>
          </w:p>
        </w:tc>
        <w:tc>
          <w:tcPr>
            <w:tcW w:type="dxa" w:w="2200"/>
            <w:tcMar>
              <w:top w:type="dxa" w:w="80"/>
              <w:left w:type="dxa" w:w="100"/>
              <w:bottom w:type="dxa" w:w="80"/>
              <w:right w:type="dxa" w:w="100"/>
            </w:tcMar>
          </w:tcPr>
          <w:p>
            <w:pPr>
              <w:spacing w:after="0" w:line="276"/>
            </w:pPr>
            <w:r>
              <w:rPr>
                <w:rFonts w:ascii="Calibri" w:cs="Calibri" w:eastAsia="Calibri" w:hAnsi="Calibri"/>
                <w:b/>
                <w:bCs/>
                <w:sz w:val="18"/>
                <w:szCs w:val="18"/>
              </w:rPr>
              <w:t xml:space="preserve">Assessment</w:t>
            </w:r>
          </w:p>
          <w:p>
            <w:pPr>
              <w:spacing w:after="0" w:line="276"/>
            </w:pPr>
            <w:r>
              <w:rPr>
                <w:rFonts w:ascii="Calibri" w:cs="Calibri" w:eastAsia="Calibri" w:hAnsi="Calibri"/>
                <w:i/>
                <w:iCs/>
                <w:color w:val="666666"/>
                <w:sz w:val="17"/>
                <w:szCs w:val="17"/>
              </w:rPr>
              <w:t xml:space="preserve">Prüfen und Bewerten</w:t>
            </w:r>
          </w:p>
        </w:tc>
        <w:tc>
          <w:tcPr>
            <w:tcW w:type="dxa" w:w="6460"/>
            <w:tcMar>
              <w:top w:type="dxa" w:w="80"/>
              <w:left w:type="dxa" w:w="100"/>
              <w:bottom w:type="dxa" w:w="80"/>
              <w:right w:type="dxa" w:w="100"/>
            </w:tcMar>
          </w:tcPr>
          <w:p>
            <w:pPr>
              <w:spacing w:after="40" w:line="276"/>
            </w:pPr>
            <w:r>
              <w:rPr>
                <w:rFonts w:ascii="Calibri" w:cs="Calibri" w:eastAsia="Calibri" w:hAnsi="Calibri"/>
                <w:sz w:val="17"/>
                <w:szCs w:val="17"/>
              </w:rPr>
              <w:t xml:space="preserve">Designing, running and interpreting assessment and feedback — the most tightly regulated object.</w:t>
            </w:r>
          </w:p>
          <w:p>
            <w:pPr>
              <w:spacing w:after="0" w:line="276"/>
            </w:pPr>
            <w:r>
              <w:rPr>
                <w:rFonts w:ascii="Calibri" w:cs="Calibri" w:eastAsia="Calibri" w:hAnsi="Calibri"/>
                <w:b/>
                <w:bCs/>
                <w:color w:val="666666"/>
                <w:sz w:val="16"/>
                <w:szCs w:val="16"/>
              </w:rPr>
              <w:t xml:space="preserve">Source: </w:t>
            </w:r>
            <w:r>
              <w:rPr>
                <w:rFonts w:ascii="Calibri" w:cs="Calibri" w:eastAsia="Calibri" w:hAnsi="Calibri"/>
                <w:color w:val="666666"/>
                <w:sz w:val="16"/>
                <w:szCs w:val="16"/>
              </w:rPr>
              <w:t xml:space="preserve">Sun et al. (2026), Dimension 4 — Assessment (Appendix D); DigCompEdu 4.1–4.3; UNESCO AI-CFT 1.2, 4.2; bounded by EU AI Act Annex III §3(b)–(c), Art. 14, GDPR Art. 22</w:t>
            </w:r>
          </w:p>
        </w:tc>
      </w:tr>
      <w:tr>
        <w:tc>
          <w:tcPr>
            <w:tcW w:type="dxa" w:w="7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tc>
        <w:tc>
          <w:tcPr>
            <w:tcW w:type="dxa" w:w="2200"/>
            <w:tcMar>
              <w:top w:type="dxa" w:w="80"/>
              <w:left w:type="dxa" w:w="100"/>
              <w:bottom w:type="dxa" w:w="80"/>
              <w:right w:type="dxa" w:w="100"/>
            </w:tcMar>
          </w:tcPr>
          <w:p>
            <w:pPr>
              <w:spacing w:after="0" w:line="276"/>
            </w:pPr>
            <w:r>
              <w:rPr>
                <w:rFonts w:ascii="Calibri" w:cs="Calibri" w:eastAsia="Calibri" w:hAnsi="Calibri"/>
                <w:b/>
                <w:bCs/>
                <w:sz w:val="18"/>
                <w:szCs w:val="18"/>
              </w:rPr>
              <w:t xml:space="preserve">Institution &amp; scholarship</w:t>
            </w:r>
          </w:p>
          <w:p>
            <w:pPr>
              <w:spacing w:after="0" w:line="276"/>
            </w:pPr>
            <w:r>
              <w:rPr>
                <w:rFonts w:ascii="Calibri" w:cs="Calibri" w:eastAsia="Calibri" w:hAnsi="Calibri"/>
                <w:i/>
                <w:iCs/>
                <w:color w:val="666666"/>
                <w:sz w:val="17"/>
                <w:szCs w:val="17"/>
              </w:rPr>
              <w:t xml:space="preserve">Institution und Wissenschaft</w:t>
            </w:r>
          </w:p>
        </w:tc>
        <w:tc>
          <w:tcPr>
            <w:tcW w:type="dxa" w:w="6460"/>
            <w:tcMar>
              <w:top w:type="dxa" w:w="80"/>
              <w:left w:type="dxa" w:w="100"/>
              <w:bottom w:type="dxa" w:w="80"/>
              <w:right w:type="dxa" w:w="100"/>
            </w:tcMar>
          </w:tcPr>
          <w:p>
            <w:pPr>
              <w:spacing w:after="40" w:line="276"/>
            </w:pPr>
            <w:r>
              <w:rPr>
                <w:rFonts w:ascii="Calibri" w:cs="Calibri" w:eastAsia="Calibri" w:hAnsi="Calibri"/>
                <w:sz w:val="17"/>
                <w:szCs w:val="17"/>
              </w:rPr>
              <w:t xml:space="preserve">Research practice, professional community and institutional governance — the object Sun et al. explicitly removed and the one German Hochschullehrende cannot do without.</w:t>
            </w:r>
          </w:p>
          <w:p>
            <w:pPr>
              <w:spacing w:after="0" w:line="276"/>
            </w:pPr>
            <w:r>
              <w:rPr>
                <w:rFonts w:ascii="Calibri" w:cs="Calibri" w:eastAsia="Calibri" w:hAnsi="Calibri"/>
                <w:b/>
                <w:bCs/>
                <w:color w:val="666666"/>
                <w:sz w:val="16"/>
                <w:szCs w:val="16"/>
              </w:rPr>
              <w:t xml:space="preserve">Source: </w:t>
            </w:r>
            <w:r>
              <w:rPr>
                <w:rFonts w:ascii="Calibri" w:cs="Calibri" w:eastAsia="Calibri" w:hAnsi="Calibri"/>
                <w:color w:val="666666"/>
                <w:sz w:val="16"/>
                <w:szCs w:val="16"/>
              </w:rPr>
              <w:t xml:space="preserve">UNESCO AI-CFT 1.3, 2.3, 5.1–5.3; DigCompEdu 1.1–1.4; ICT-CFT A1.L3, A5.L3, A6; gap noted in Sun et al. (2026), Table 5, session 3 ("Removed research and service categories")</w:t>
            </w:r>
          </w:p>
        </w:tc>
      </w:tr>
    </w:tbl>
    <w:p>
      <w:pPr>
        <w:spacing w:after="140" w:line="276"/>
      </w:pPr>
      <w:r>
        <w:rPr>
          <w:rFonts w:ascii="Calibri" w:cs="Calibri" w:eastAsia="Calibri" w:hAnsi="Calibri"/>
          <w:sz w:val="21"/>
          <w:szCs w:val="21"/>
        </w:rPr>
        <w:t xml:space="preserve"/>
      </w:r>
    </w:p>
    <w:p>
      <w:pPr>
        <w:spacing w:after="120" w:line="276"/>
      </w:pPr>
      <w:r>
        <w:rPr>
          <w:rFonts w:ascii="Calibri" w:cs="Calibri" w:eastAsia="Calibri" w:hAnsi="Calibri"/>
          <w:i/>
          <w:iCs/>
          <w:sz w:val="21"/>
          <w:szCs w:val="21"/>
        </w:rPr>
        <w:t xml:space="preserve">O5 requires a word of justification. Sun et al. record in their own validation documentation that their expert panel removed research and service categories from the framework (Table 5, session 3). That removal is defensible for a framework about teaching competence and indefensible for German Hochschullehrende, whose Dienstaufgaben include Forschung and akademische Selbstverwaltung. O5 closes the resulting hole with donor material from UNESCO and DigCompEdu, which do define these competences, rather than by invention.</w:t>
      </w:r>
    </w:p>
    <w:p>
      <w:pPr>
        <w:pStyle w:val="Heading2"/>
        <w:spacing w:after="140" w:before="280"/>
      </w:pPr>
      <w:r>
        <w:rPr>
          <w:rFonts w:ascii="Calibri" w:cs="Calibri" w:eastAsia="Calibri" w:hAnsi="Calibri"/>
        </w:rPr>
        <w:t xml:space="preserve">2.3 Cross-cutting layers</w:t>
      </w:r>
    </w:p>
    <w:p>
      <w:pPr>
        <w:spacing w:after="60" w:line="276"/>
      </w:pPr>
      <w:r>
        <w:rPr>
          <w:rFonts w:ascii="Calibri" w:cs="Calibri" w:eastAsia="Calibri" w:hAnsi="Calibri"/>
          <w:b/>
          <w:bCs/>
          <w:sz w:val="21"/>
          <w:szCs w:val="21"/>
        </w:rPr>
        <w:t xml:space="preserve">L1 — Knowledge · Skills · Attitudes</w:t>
      </w:r>
      <w:r>
        <w:rPr>
          <w:rFonts w:ascii="Calibri" w:cs="Calibri" w:eastAsia="Calibri" w:hAnsi="Calibri"/>
          <w:i/>
          <w:iCs/>
          <w:color w:val="666666"/>
          <w:sz w:val="21"/>
          <w:szCs w:val="21"/>
        </w:rPr>
        <w:t xml:space="preserve">  ·  Wissen · Fähigkeiten · Haltungen</w:t>
      </w:r>
    </w:p>
    <w:p>
      <w:pPr>
        <w:spacing w:after="120" w:line="276"/>
        <w:ind w:left="288"/>
      </w:pPr>
      <w:r>
        <w:rPr>
          <w:rFonts w:ascii="Calibri" w:cs="Calibri" w:eastAsia="Calibri" w:hAnsi="Calibri"/>
          <w:sz w:val="21"/>
          <w:szCs w:val="21"/>
        </w:rPr>
        <w:t xml:space="preserve">The cross-cutting KSA set of the AILit Framework (4 knowledge areas, 7 skills, 6 attitudes) is retained unchanged and read across all four domains. It is not tagged separately, to keep the unit count inside the agreed granularity corridor.</w:t>
      </w:r>
    </w:p>
    <w:p>
      <w:pPr>
        <w:spacing w:after="180" w:line="276"/>
        <w:ind w:left="288"/>
      </w:pPr>
      <w:r>
        <w:rPr>
          <w:rFonts w:ascii="Calibri" w:cs="Calibri" w:eastAsia="Calibri" w:hAnsi="Calibri"/>
          <w:b/>
          <w:bCs/>
          <w:color w:val="666666"/>
          <w:sz w:val="17"/>
          <w:szCs w:val="17"/>
        </w:rPr>
        <w:t xml:space="preserve">Source: </w:t>
      </w:r>
      <w:r>
        <w:rPr>
          <w:rFonts w:ascii="Calibri" w:cs="Calibri" w:eastAsia="Calibri" w:hAnsi="Calibri"/>
          <w:color w:val="666666"/>
          <w:sz w:val="17"/>
          <w:szCs w:val="17"/>
        </w:rPr>
        <w:t xml:space="preserve">OECD/EU (2026), ch. 4</w:t>
      </w:r>
    </w:p>
    <w:p>
      <w:pPr>
        <w:spacing w:after="60" w:line="276"/>
      </w:pPr>
      <w:r>
        <w:rPr>
          <w:rFonts w:ascii="Calibri" w:cs="Calibri" w:eastAsia="Calibri" w:hAnsi="Calibri"/>
          <w:b/>
          <w:bCs/>
          <w:sz w:val="21"/>
          <w:szCs w:val="21"/>
        </w:rPr>
        <w:t xml:space="preserve">L2 — Legal floor (EU AI Act / GDPR)</w:t>
      </w:r>
      <w:r>
        <w:rPr>
          <w:rFonts w:ascii="Calibri" w:cs="Calibri" w:eastAsia="Calibri" w:hAnsi="Calibri"/>
          <w:i/>
          <w:iCs/>
          <w:color w:val="666666"/>
          <w:sz w:val="21"/>
          <w:szCs w:val="21"/>
        </w:rPr>
        <w:t xml:space="preserve">  ·  Rechtliche Untergrenze (EU AI Act / DSGVO)</w:t>
      </w:r>
    </w:p>
    <w:p>
      <w:pPr>
        <w:spacing w:after="120" w:line="276"/>
        <w:ind w:left="288"/>
      </w:pPr>
      <w:r>
        <w:rPr>
          <w:rFonts w:ascii="Calibri" w:cs="Calibri" w:eastAsia="Calibri" w:hAnsi="Calibri"/>
          <w:sz w:val="21"/>
          <w:szCs w:val="21"/>
        </w:rPr>
        <w:t xml:space="preserve">Arts. 4, 5(1)(b)/(f), 14, 26, 27, 50; Annex III §3; GDPR Arts. 5 and 22. These are constraints the framework must satisfy, not competences it defines. They are visible as a stratum and are operationalised as a competence only in HET-G1, where the object is the application of the law itself.</w:t>
      </w:r>
    </w:p>
    <w:p>
      <w:pPr>
        <w:spacing w:after="180" w:line="276"/>
        <w:ind w:left="288"/>
      </w:pPr>
      <w:r>
        <w:rPr>
          <w:rFonts w:ascii="Calibri" w:cs="Calibri" w:eastAsia="Calibri" w:hAnsi="Calibri"/>
          <w:b/>
          <w:bCs/>
          <w:color w:val="666666"/>
          <w:sz w:val="17"/>
          <w:szCs w:val="17"/>
        </w:rPr>
        <w:t xml:space="preserve">Source: </w:t>
      </w:r>
      <w:r>
        <w:rPr>
          <w:rFonts w:ascii="Calibri" w:cs="Calibri" w:eastAsia="Calibri" w:hAnsi="Calibri"/>
          <w:color w:val="666666"/>
          <w:sz w:val="17"/>
          <w:szCs w:val="17"/>
        </w:rPr>
        <w:t xml:space="preserve">Regulation (EU) 2024/1689; Regulation (EU) 2016/679</w:t>
      </w:r>
    </w:p>
    <w:p>
      <w:pPr>
        <w:spacing w:after="60" w:line="276"/>
      </w:pPr>
      <w:r>
        <w:rPr>
          <w:rFonts w:ascii="Calibri" w:cs="Calibri" w:eastAsia="Calibri" w:hAnsi="Calibri"/>
          <w:b/>
          <w:bCs/>
          <w:sz w:val="21"/>
          <w:szCs w:val="21"/>
        </w:rPr>
        <w:t xml:space="preserve">L3 — Dual perspective: own proficiency ↔ empowering students</w:t>
      </w:r>
      <w:r>
        <w:rPr>
          <w:rFonts w:ascii="Calibri" w:cs="Calibri" w:eastAsia="Calibri" w:hAnsi="Calibri"/>
          <w:i/>
          <w:iCs/>
          <w:color w:val="666666"/>
          <w:sz w:val="21"/>
          <w:szCs w:val="21"/>
        </w:rPr>
        <w:t xml:space="preserve">  ·  Doppelperspektive: eigene Kompetenz ↔ Befähigung Studierender</w:t>
      </w:r>
    </w:p>
    <w:p>
      <w:pPr>
        <w:spacing w:after="120" w:line="276"/>
        <w:ind w:left="288"/>
      </w:pPr>
      <w:del w:id="9158" w:author="HT" w:date="2026-08-21T00:00:00Z">
        <w:r>
          <w:rPr>
            <w:rFonts w:ascii="Calibri" w:cs="Calibri" w:eastAsia="Calibri" w:hAnsi="Calibri"/>
            <w:sz w:val="21"/>
            <w:szCs w:val="21"/>
          </w:rPr>
          <w:delText xml:space="preserve">Every competence carries two readings — what the teacher must be able to do, and what the teacher must enable students to do. Taken from Sun et al. (2026).</w:delText>
        </w:r>
      </w:del>
      <w:ins w:id="9159" w:author="HT" w:date="2026-08-21T00:00:00Z">
        <w:r>
          <w:rPr>
            <w:rFonts w:ascii="Calibri" w:cs="Calibri" w:eastAsia="Calibri" w:hAnsi="Calibri"/>
            <w:sz w:val="21"/>
            <w:szCs w:val="21"/>
          </w:rPr>
          <w:t xml:space="preserve">Every competence carries two readings — what the teacher must be able to do, and what the teacher must enable students to do. The axis itself is taken from Sun et al. (2026, Table 6, Fig. 2); the individual P1/P2 statements in Section 4 are not quotations from Sun et al. but HETAICF formulations that read the respective AILit competence along that axis for the higher education context. Two asymmetries in the source are carried forward openly: Sun et al. formulate the empowering-students perspective (P2) explicitly and leave the teacher's own proficiency (P1) largely implicit, and their statements are written for teaching staff throughout.</w:t>
        </w:r>
      </w:ins>
      <w:r>
        <w:rPr>
          <w:rFonts w:ascii="Calibri" w:cs="Calibri" w:eastAsia="Calibri" w:hAnsi="Calibri"/>
          <w:sz w:val="21"/>
          <w:szCs w:val="21"/>
        </w:rPr>
        <w:t xml:space="preserve"> In v0.10 this axis does more work than in v0.9: two former standalone units (student self-regulation and student self/peer assessment) turn out to have been the P2 reading of an existing competence rather than competences of their own.</w:t>
      </w:r>
    </w:p>
    <w:p>
      <w:pPr>
        <w:spacing w:after="180" w:line="276"/>
        <w:ind w:left="288"/>
      </w:pPr>
      <w:r>
        <w:rPr>
          <w:rFonts w:ascii="Calibri" w:cs="Calibri" w:eastAsia="Calibri" w:hAnsi="Calibri"/>
          <w:b/>
          <w:bCs/>
          <w:color w:val="666666"/>
          <w:sz w:val="17"/>
          <w:szCs w:val="17"/>
        </w:rPr>
        <w:t xml:space="preserve">Source: </w:t>
      </w:r>
      <w:r>
        <w:rPr>
          <w:rFonts w:ascii="Calibri" w:cs="Calibri" w:eastAsia="Calibri" w:hAnsi="Calibri"/>
          <w:color w:val="666666"/>
          <w:sz w:val="17"/>
          <w:szCs w:val="17"/>
        </w:rPr>
        <w:t xml:space="preserve">Sun et al. (2026), Table 6, Fig. 2</w:t>
      </w:r>
    </w:p>
    <w:p>
      <w:pPr>
        <w:spacing w:after="60" w:line="276"/>
      </w:pPr>
      <w:del w:id="9048" w:author="HT" w:date="2026-08-21T00:00:00Z">
        <w:r>
          <w:rPr>
            <w:rFonts w:ascii="Calibri" w:cs="Calibri" w:eastAsia="Calibri" w:hAnsi="Calibri"/>
            <w:b/>
            <w:bCs/>
            <w:sz w:val="21"/>
            <w:szCs w:val="21"/>
          </w:rPr>
          <w:delText xml:space="preserve">L4 — Progression: Foundation · Applied · Expert</w:delText>
        </w:r>
      </w:del>
      <w:ins w:id="9049" w:author="HT" w:date="2026-08-21T00:00:00Z">
        <w:r>
          <w:rPr>
            <w:rFonts w:ascii="Calibri" w:cs="Calibri" w:eastAsia="Calibri" w:hAnsi="Calibri"/>
            <w:b/>
            <w:bCs/>
            <w:sz w:val="21"/>
            <w:szCs w:val="21"/>
          </w:rPr>
          <w:t xml:space="preserve">L4 — Progression: Foundation · Applied · Advanced</w:t>
        </w:r>
      </w:ins>
      <w:r>
        <w:rPr>
          <w:rFonts w:ascii="Calibri" w:cs="Calibri" w:eastAsia="Calibri" w:hAnsi="Calibri"/>
          <w:i/>
          <w:iCs/>
          <w:color w:val="666666"/>
          <w:sz w:val="21"/>
          <w:szCs w:val="21"/>
        </w:rPr>
        <w:t xml:space="preserve">  ·  Progression: Grundlagen · Angewandt · </w:t>
      </w:r>
      <w:del w:id="9002" w:author="HT" w:date="2026-08-21T00:00:00Z">
        <w:r>
          <w:rPr>
            <w:rFonts w:ascii="Calibri" w:cs="Calibri" w:eastAsia="Calibri" w:hAnsi="Calibri"/>
            <w:i/>
            <w:iCs/>
            <w:color w:val="666666"/>
            <w:sz w:val="21"/>
            <w:szCs w:val="21"/>
          </w:rPr>
          <w:delText xml:space="preserve">Expert:in</w:delText>
        </w:r>
      </w:del>
      <w:ins w:id="9003" w:author="HT" w:date="2026-08-21T00:00:00Z">
        <w:r>
          <w:rPr>
            <w:rFonts w:ascii="Calibri" w:cs="Calibri" w:eastAsia="Calibri" w:hAnsi="Calibri"/>
            <w:i/>
            <w:iCs/>
            <w:color w:val="666666"/>
            <w:sz w:val="21"/>
            <w:szCs w:val="21"/>
          </w:rPr>
          <w:t xml:space="preserve">Fortgeschritten</w:t>
        </w:r>
      </w:ins>
    </w:p>
    <w:p>
      <w:pPr>
        <w:spacing w:after="120" w:line="276"/>
        <w:ind w:left="288"/>
      </w:pPr>
      <w:r>
        <w:rPr>
          <w:rFonts w:ascii="Calibri" w:cs="Calibri" w:eastAsia="Calibri" w:hAnsi="Calibri"/>
          <w:sz w:val="21"/>
          <w:szCs w:val="21"/>
        </w:rPr>
        <w:t xml:space="preserve">Three levels, interoperable by substantive correspondence rather than stage identity with OECD Basic/Intermediate/Advanced, Sun Basic/Intermediate/Advanced, UNESCO Acquire/Deepen/Create, DigCompEdu A1–C2 and DACT L1–L3.</w:t>
      </w:r>
    </w:p>
    <w:p>
      <w:pPr>
        <w:spacing w:after="180" w:line="276"/>
        <w:ind w:left="288"/>
      </w:pPr>
      <w:r>
        <w:rPr>
          <w:rFonts w:ascii="Calibri" w:cs="Calibri" w:eastAsia="Calibri" w:hAnsi="Calibri"/>
          <w:b/>
          <w:bCs/>
          <w:color w:val="666666"/>
          <w:sz w:val="17"/>
          <w:szCs w:val="17"/>
        </w:rPr>
        <w:t xml:space="preserve">Source: </w:t>
      </w:r>
      <w:r>
        <w:rPr>
          <w:rFonts w:ascii="Calibri" w:cs="Calibri" w:eastAsia="Calibri" w:hAnsi="Calibri"/>
          <w:color w:val="666666"/>
          <w:sz w:val="17"/>
          <w:szCs w:val="17"/>
        </w:rPr>
        <w:t xml:space="preserve">OECD/EU (2026); Sun et al. (2026); UNESCO (2024a); Redecker &amp; Punie (2017); DACT (2026)</w:t>
      </w:r>
    </w:p>
    <w:p>
      <w:pPr>
        <w:spacing w:after="120" w:line="276"/>
        <w:ind w:left="288"/>
        <w:rPr>
          <w:ins w:id="9008" w:author="HT" w:date="2026-08-21T00:00:00Z"/>
          <w:rFonts w:ascii="Calibri" w:cs="Calibri" w:eastAsia="Calibri" w:hAnsi="Calibri"/>
        </w:rPr>
      </w:pPr>
      <w:ins w:id="9009" w:author="HT" w:date="2026-08-21T00:00:00Z">
        <w:r>
          <w:rPr>
            <w:rFonts w:ascii="Calibri" w:cs="Calibri" w:eastAsia="Calibri" w:hAnsi="Calibri"/>
            <w:b/>
            <w:bCs/>
            <w:sz w:val="21"/>
            <w:szCs w:val="21"/>
          </w:rPr>
          <w:t xml:space="preserve">On the definition of the levels. </w:t>
        </w:r>
      </w:ins>
      <w:ins w:id="9010" w:author="HT" w:date="2026-08-21T00:00:00Z">
        <w:r>
          <w:rPr>
            <w:rFonts w:ascii="Calibri" w:cs="Calibri" w:eastAsia="Calibri" w:hAnsi="Calibri"/>
            <w:sz w:val="21"/>
            <w:szCs w:val="21"/>
          </w:rPr>
          <w:t xml:space="preserve">The three levels are at present defined by substantive correspondence with the source frameworks rather than by an explicit theory of progression, and the review asks for such a theory. Two candidates are on the table. The SOLO taxonomy (Biggs &amp; Collis, 1982) orders responses as unistructural, multistructural, relational and extended abstract; Webb's Depth of Knowledge (Webb, 1997) orders recall, skill and concept, strategic thinking and extended thinking. Both make transfer distance the ordering dimension, which suits a framework whose top level is characterised by carrying a competence into an unfamiliar institutional or disciplinary setting. The alternative is to stay with the tier definitions of Sun et al. (2026), which have the advantage of being higher-education specific and already cited throughout this document. The decision is recorded as open in Section 8.1.</w:t>
        </w:r>
      </w:ins>
    </w:p>
    <w:p>
      <w:pPr>
        <w:spacing w:after="120" w:line="276"/>
        <w:ind w:left="288"/>
        <w:rPr>
          <w:ins w:id="9011" w:author="HT" w:date="2026-08-21T00:00:00Z"/>
          <w:rFonts w:ascii="Calibri" w:cs="Calibri" w:eastAsia="Calibri" w:hAnsi="Calibri"/>
        </w:rPr>
      </w:pPr>
      <w:ins w:id="9012" w:author="HT" w:date="2026-08-21T00:00:00Z">
        <w:r>
          <w:rPr>
            <w:rFonts w:ascii="Calibri" w:cs="Calibri" w:eastAsia="Calibri" w:hAnsi="Calibri"/>
            <w:b/>
            <w:bCs/>
            <w:sz w:val="21"/>
            <w:szCs w:val="21"/>
          </w:rPr>
          <w:t xml:space="preserve">Zur Definition der Niveaus. </w:t>
        </w:r>
      </w:ins>
      <w:ins w:id="9013" w:author="HT" w:date="2026-08-21T00:00:00Z">
        <w:r>
          <w:rPr>
            <w:rFonts w:ascii="Calibri" w:cs="Calibri" w:eastAsia="Calibri" w:hAnsi="Calibri"/>
            <w:i/>
            <w:iCs/>
            <w:color w:val="444444"/>
            <w:sz w:val="21"/>
            <w:szCs w:val="21"/>
          </w:rPr>
          <w:t xml:space="preserve">Die drei Niveaus sind derzeit über inhaltliche Entsprechung zu den Quellrahmen definiert und nicht über eine explizite Progressionstheorie. Als Fundierung kommen die SOLO-Taxonomie (Biggs &amp; Collis, 1982) und Webbs Depth of Knowledge (Webb, 1997) in Betracht; beide machen die Transferdistanz zur ordnenden Dimension. Alternativ bleibt es bei den Stufendefinitionen von Sun et al. (2026), die hochschulspezifisch sind. Die Entscheidung ist in Abschnitt 8.1 als offen vermerkt.</w:t>
        </w:r>
      </w:ins>
    </w:p>
    <w:p>
      <w:pPr>
        <w:spacing w:after="120" w:line="276"/>
        <w:ind w:left="288"/>
        <w:rPr>
          <w:ins w:id="9014" w:author="HT" w:date="2026-08-21T00:00:00Z"/>
          <w:rFonts w:ascii="Calibri" w:cs="Calibri" w:eastAsia="Calibri" w:hAnsi="Calibri"/>
        </w:rPr>
      </w:pPr>
      <w:ins w:id="9015" w:author="HT" w:date="2026-08-21T00:00:00Z">
        <w:r>
          <w:rPr>
            <w:rFonts w:ascii="Calibri" w:cs="Calibri" w:eastAsia="Calibri" w:hAnsi="Calibri"/>
            <w:b/>
            <w:bCs/>
            <w:sz w:val="21"/>
            <w:szCs w:val="21"/>
          </w:rPr>
          <w:t xml:space="preserve">On the attainability of the Advanced level. </w:t>
        </w:r>
      </w:ins>
      <w:ins w:id="9016" w:author="HT" w:date="2026-08-21T00:00:00Z">
        <w:r>
          <w:rPr>
            <w:rFonts w:ascii="Calibri" w:cs="Calibri" w:eastAsia="Calibri" w:hAnsi="Calibri"/>
            <w:sz w:val="21"/>
            <w:szCs w:val="21"/>
          </w:rPr>
          <w:t xml:space="preserve">Advanced is, here as in DigCompEdu, Sun et al. and the AI Literacy Heptagon, a holistic level that includes institutional and policy agency. It is not reachable through short-format professional development: workshops and learning nuggets can plausibly carry teaching staff to Applied, whereas Advanced presupposes several years of practice in the field and, as a rule, sustained mentoring. For the design of micro-credentials and for offerings of the KI-Campus type, only Foundation and Applied should therefore be treated as targetable learning outcomes. Advanced functions as an orientation horizon and as a description of the expertise a programme must be able to draw on, not as an outcome such a programme can promise.</w:t>
        </w:r>
      </w:ins>
    </w:p>
    <w:p>
      <w:pPr>
        <w:spacing w:after="120" w:line="276"/>
        <w:ind w:left="288"/>
        <w:rPr>
          <w:ins w:id="9017" w:author="HT" w:date="2026-08-21T00:00:00Z"/>
          <w:rFonts w:ascii="Calibri" w:cs="Calibri" w:eastAsia="Calibri" w:hAnsi="Calibri"/>
        </w:rPr>
      </w:pPr>
      <w:ins w:id="9018" w:author="HT" w:date="2026-08-21T00:00:00Z">
        <w:r>
          <w:rPr>
            <w:rFonts w:ascii="Calibri" w:cs="Calibri" w:eastAsia="Calibri" w:hAnsi="Calibri"/>
            <w:b/>
            <w:bCs/>
            <w:sz w:val="21"/>
            <w:szCs w:val="21"/>
          </w:rPr>
          <w:t xml:space="preserve">Zur Erreichbarkeit des Advanced-Niveaus. </w:t>
        </w:r>
      </w:ins>
      <w:ins w:id="9019" w:author="HT" w:date="2026-08-21T00:00:00Z">
        <w:r>
          <w:rPr>
            <w:rFonts w:ascii="Calibri" w:cs="Calibri" w:eastAsia="Calibri" w:hAnsi="Calibri"/>
            <w:i/>
            <w:iCs/>
            <w:color w:val="444444"/>
            <w:sz w:val="21"/>
            <w:szCs w:val="21"/>
          </w:rPr>
          <w:t xml:space="preserve">Advanced ist — wie in DigCompEdu, bei Sun et al. und im AI Literacy Heptagon — ein holistisches Niveau, das institutionelles und bildungspolitisches Handeln einschließt. Über Kurzformate ist es nicht erreichbar: Workshops und Learning Nuggets können Lehrende plausibel bis Applied führen, während Advanced mehrjährige einschlägige Praxis und in der Regel begleitendes Coaching voraussetzt. Für Micro-Credentials und für Angebote vom Typ KI-Campus sind daher nur Foundation und Applied als adressierbare Lernergebnisse anzusetzen; Advanced dient als Orientierungshorizont.</w:t>
        </w:r>
      </w:ins>
    </w:p>
    <w:p>
      <w:pPr>
        <w:spacing w:after="60" w:line="276"/>
      </w:pPr>
      <w:r>
        <w:rPr>
          <w:rFonts w:ascii="Calibri" w:cs="Calibri" w:eastAsia="Calibri" w:hAnsi="Calibri"/>
          <w:b/>
          <w:bCs/>
          <w:sz w:val="21"/>
          <w:szCs w:val="21"/>
        </w:rPr>
        <w:t xml:space="preserve">L5 — Object scope (O1–O5)</w:t>
      </w:r>
      <w:r>
        <w:rPr>
          <w:rFonts w:ascii="Calibri" w:cs="Calibri" w:eastAsia="Calibri" w:hAnsi="Calibri"/>
          <w:i/>
          <w:iCs/>
          <w:color w:val="666666"/>
          <w:sz w:val="21"/>
          <w:szCs w:val="21"/>
        </w:rPr>
        <w:t xml:space="preserve">  ·  Gegenstandsbereich (O1–O5)</w:t>
      </w:r>
    </w:p>
    <w:p>
      <w:pPr>
        <w:spacing w:after="120" w:line="276"/>
        <w:ind w:left="288"/>
      </w:pPr>
      <w:r>
        <w:rPr>
          <w:rFonts w:ascii="Calibri" w:cs="Calibri" w:eastAsia="Calibri" w:hAnsi="Calibri"/>
          <w:sz w:val="21"/>
          <w:szCs w:val="21"/>
        </w:rPr>
        <w:t xml:space="preserve">The axis that makes the widening work. Each competence declares which professional objects it operates on, with the descriptor for each object quoted from the framework that defines it. This is contextualisation, not redefinition: the AILit competence statement is untouched. 59 of the 95 possible cells are activated across the 19 core competences.</w:t>
      </w:r>
    </w:p>
    <w:p>
      <w:pPr>
        <w:spacing w:after="180" w:line="276"/>
        <w:ind w:left="288"/>
      </w:pPr>
      <w:r>
        <w:rPr>
          <w:rFonts w:ascii="Calibri" w:cs="Calibri" w:eastAsia="Calibri" w:hAnsi="Calibri"/>
          <w:b/>
          <w:bCs/>
          <w:color w:val="666666"/>
          <w:sz w:val="17"/>
          <w:szCs w:val="17"/>
        </w:rPr>
        <w:t xml:space="preserve">Source: </w:t>
      </w:r>
      <w:r>
        <w:rPr>
          <w:rFonts w:ascii="Calibri" w:cs="Calibri" w:eastAsia="Calibri" w:hAnsi="Calibri"/>
          <w:color w:val="666666"/>
          <w:sz w:val="17"/>
          <w:szCs w:val="17"/>
        </w:rPr>
        <w:t xml:space="preserve">Sun et al. (2026), Table 6 (Dimensions × Tiers × Perspectives); UNESCO AI-CFT; DigCompEdu</w:t>
      </w:r>
    </w:p>
    <w:p>
      <w:pPr>
        <w:spacing w:after="60" w:line="276"/>
      </w:pPr>
      <w:r>
        <w:rPr>
          <w:rFonts w:ascii="Calibri" w:cs="Calibri" w:eastAsia="Calibri" w:hAnsi="Calibri"/>
          <w:b/>
          <w:bCs/>
          <w:sz w:val="21"/>
          <w:szCs w:val="21"/>
        </w:rPr>
        <w:t xml:space="preserve">L6 — Role reference (secondary axis)</w:t>
      </w:r>
      <w:r>
        <w:rPr>
          <w:rFonts w:ascii="Calibri" w:cs="Calibri" w:eastAsia="Calibri" w:hAnsi="Calibri"/>
          <w:i/>
          <w:iCs/>
          <w:color w:val="666666"/>
          <w:sz w:val="21"/>
          <w:szCs w:val="21"/>
        </w:rPr>
        <w:t xml:space="preserve">  ·  Rollenbezug (sekundäre Achse)</w:t>
      </w:r>
    </w:p>
    <w:p>
      <w:pPr>
        <w:spacing w:after="120" w:line="276"/>
        <w:ind w:left="288"/>
      </w:pPr>
      <w:r>
        <w:rPr>
          <w:rFonts w:ascii="Calibri" w:cs="Calibri" w:eastAsia="Calibri" w:hAnsi="Calibri"/>
          <w:sz w:val="21"/>
          <w:szCs w:val="21"/>
        </w:rPr>
        <w:t xml:space="preserve">HETAICF is a framework for teaching staff. Where a competence has a distinct profile for students, administrative staff or institutional leadership, the framework cross-references rather than duplicates: UNESCO AI-CFS (2024b) for students, ALTL/EDUCAUSE (2024) and Bertelsmann (2023) for staff, and the leadership descriptors of UNESCO 1.3/2.3/5.3.</w:t>
      </w:r>
    </w:p>
    <w:p>
      <w:pPr>
        <w:spacing w:after="180" w:line="276"/>
        <w:ind w:left="288"/>
      </w:pPr>
      <w:r>
        <w:rPr>
          <w:rFonts w:ascii="Calibri" w:cs="Calibri" w:eastAsia="Calibri" w:hAnsi="Calibri"/>
          <w:b/>
          <w:bCs/>
          <w:color w:val="666666"/>
          <w:sz w:val="17"/>
          <w:szCs w:val="17"/>
        </w:rPr>
        <w:t xml:space="preserve">Source: </w:t>
      </w:r>
      <w:r>
        <w:rPr>
          <w:rFonts w:ascii="Calibri" w:cs="Calibri" w:eastAsia="Calibri" w:hAnsi="Calibri"/>
          <w:color w:val="666666"/>
          <w:sz w:val="17"/>
          <w:szCs w:val="17"/>
        </w:rPr>
        <w:t xml:space="preserve">Kassorla et al. (2024); UNESCO (2024b); Catakli &amp; Puntschuh (2023); Core_AI_Competencies.md (HE-C1)</w:t>
      </w:r>
    </w:p>
    <w:p>
      <w:pPr>
        <w:pStyle w:val="Heading2"/>
        <w:spacing w:after="140" w:before="280"/>
      </w:pPr>
      <w:r>
        <w:rPr>
          <w:rFonts w:ascii="Calibri" w:cs="Calibri" w:eastAsia="Calibri" w:hAnsi="Calibri"/>
        </w:rPr>
        <w:t xml:space="preserve">2.4 Tagging</w:t>
      </w:r>
    </w:p>
    <w:p>
      <w:pPr>
        <w:spacing w:after="120" w:line="276"/>
      </w:pPr>
      <w:r>
        <w:rPr>
          <w:rFonts w:ascii="Calibri" w:cs="Calibri" w:eastAsia="Calibri" w:hAnsi="Calibri"/>
          <w:sz w:val="21"/>
          <w:szCs w:val="21"/>
        </w:rPr>
        <w:t xml:space="preserve">A learning material is tagged with a triple: competence ID, object, perspective. HET-M4 · O4 · P2 denotes the oversight competence, read on the assessment object, in its student-empowerment reading — material on getting students to run AI-supported peer assessment with critical comparison of machine and human feedback. The level is a fourth, optional facet. This is more precise than the single-ID tagging of the previous version and makes the coverage grid in Section 5 possible.</w:t>
      </w:r>
    </w:p>
    <w:p>
      <w:pPr>
        <w:pStyle w:val="Heading1"/>
        <w:pageBreakBefore/>
        <w:spacing w:after="140" w:before="280"/>
      </w:pPr>
      <w:r>
        <w:rPr>
          <w:rFonts w:ascii="Calibri" w:cs="Calibri" w:eastAsia="Calibri" w:hAnsi="Calibri"/>
        </w:rPr>
        <w:t xml:space="preserve">3 · How to Read a Competence Entry</w:t>
      </w:r>
    </w:p>
    <w:p>
      <w:pPr>
        <w:spacing w:after="120" w:line="276"/>
      </w:pPr>
      <w:r>
        <w:rPr>
          <w:rFonts w:ascii="Calibri" w:cs="Calibri" w:eastAsia="Calibri" w:hAnsi="Calibri"/>
          <w:sz w:val="21"/>
          <w:szCs w:val="21"/>
        </w:rPr>
        <w:t xml:space="preserve">Each of the nineteen core entries has six elements. The core concept is the AILit competence, retained verbatim in substance, followed by its definition. The three level descriptors state what attainment looks like at </w:t>
      </w:r>
      <w:del w:id="9050" w:author="HT" w:date="2026-08-21T00:00:00Z">
        <w:r>
          <w:rPr>
            <w:rFonts w:ascii="Calibri" w:cs="Calibri" w:eastAsia="Calibri" w:hAnsi="Calibri"/>
            <w:sz w:val="21"/>
            <w:szCs w:val="21"/>
          </w:rPr>
          <w:delText xml:space="preserve">Foundation, Applied and Expert level</w:delText>
        </w:r>
      </w:del>
      <w:ins w:id="9051" w:author="HT" w:date="2026-08-21T00:00:00Z">
        <w:r>
          <w:rPr>
            <w:rFonts w:ascii="Calibri" w:cs="Calibri" w:eastAsia="Calibri" w:hAnsi="Calibri"/>
            <w:sz w:val="21"/>
            <w:szCs w:val="21"/>
          </w:rPr>
          <w:t xml:space="preserve">Foundation, Applied and Advanced level</w:t>
        </w:r>
      </w:ins>
      <w:r>
        <w:rPr>
          <w:rFonts w:ascii="Calibri" w:cs="Calibri" w:eastAsia="Calibri" w:hAnsi="Calibri"/>
          <w:sz w:val="21"/>
          <w:szCs w:val="21"/>
        </w:rPr>
        <w:t xml:space="preserve">. The object scope table is the widening: one row per activated object, with a descriptor drawn from the framework that defines it, the source IDs for that cell, and — where applicable — the v0.9 unit it absorbs and the legal provision that bounds it. The dual perspective states the competence twice, as own proficiency and as student empowerment. The provenance names the defined competences the entry is built from. Stratum X entries replace the object scope table with a statement of which objects they span, and add an explicit argument for why the widening mechanism fails for that unit.</w:t>
      </w:r>
    </w:p>
    <w:p>
      <w:pPr>
        <w:spacing w:after="120" w:line="276"/>
      </w:pPr>
      <w:r>
        <w:rPr>
          <w:rFonts w:ascii="Calibri" w:cs="Calibri" w:eastAsia="Calibri" w:hAnsi="Calibri"/>
          <w:b/>
          <w:bCs/>
          <w:sz w:val="21"/>
          <w:szCs w:val="21"/>
        </w:rPr>
        <w:t xml:space="preserve">Notation. </w:t>
      </w:r>
      <w:r>
        <w:rPr>
          <w:rFonts w:ascii="Calibri" w:cs="Calibri" w:eastAsia="Calibri" w:hAnsi="Calibri"/>
          <w:sz w:val="21"/>
          <w:szCs w:val="21"/>
        </w:rPr>
        <w:t xml:space="preserve">OECD-E/C/M/S n = AILit competences · UN-x.y = UNESCO AI-CFT block · DCE-x.y = DigCompEdu · ICT-Ax.Ly = ICT-CFT area × level · DC-x.y = DigComp 2.2 · LM-n = Long &amp; Magerko · KMK24-§x = KMK 2024 cluster · Sun-A/B/C/D/E = Sun et al. (2026) appendix and tier · KK-Bn = criteria catalogue criterion · O1–O5 = object · P1/P2 = perspective.</w:t>
      </w:r>
    </w:p>
    <w:p>
      <w:pPr>
        <w:spacing w:after="120" w:line="276"/>
        <w:rPr>
          <w:ins w:id="9020" w:author="HT" w:date="2026-08-21T00:00:00Z"/>
          <w:rFonts w:ascii="Calibri" w:cs="Calibri" w:eastAsia="Calibri" w:hAnsi="Calibri"/>
        </w:rPr>
      </w:pPr>
      <w:ins w:id="9021" w:author="HT" w:date="2026-08-21T00:00:00Z">
        <w:r>
          <w:rPr>
            <w:rFonts w:ascii="Calibri" w:cs="Calibri" w:eastAsia="Calibri" w:hAnsi="Calibri"/>
            <w:b/>
            <w:bCs/>
            <w:sz w:val="21"/>
            <w:szCs w:val="21"/>
          </w:rPr>
          <w:t xml:space="preserve">Reading the descriptors. </w:t>
        </w:r>
      </w:ins>
      <w:ins w:id="9022" w:author="HT" w:date="2026-08-21T00:00:00Z">
        <w:r>
          <w:rPr>
            <w:rFonts w:ascii="Calibri" w:cs="Calibri" w:eastAsia="Calibri" w:hAnsi="Calibri"/>
            <w:sz w:val="21"/>
            <w:szCs w:val="21"/>
          </w:rPr>
          <w:t xml:space="preserve">Every level descriptor and every object cell is a capability statement: it says what the person is able to do and to justify, not what they habitually do. A reasoned decision not to use AI in a given situation is an equal-standing demonstration of the competence. Where a descriptor is phrased as an action, it is to be read as "is able to … in a reasoned way".</w:t>
        </w:r>
      </w:ins>
    </w:p>
    <w:p>
      <w:pPr>
        <w:spacing w:after="120" w:line="276"/>
        <w:rPr>
          <w:ins w:id="9023" w:author="HT" w:date="2026-08-21T00:00:00Z"/>
          <w:rFonts w:ascii="Calibri" w:cs="Calibri" w:eastAsia="Calibri" w:hAnsi="Calibri"/>
        </w:rPr>
      </w:pPr>
      <w:ins w:id="9024" w:author="HT" w:date="2026-08-21T00:00:00Z">
        <w:r>
          <w:rPr>
            <w:rFonts w:ascii="Calibri" w:cs="Calibri" w:eastAsia="Calibri" w:hAnsi="Calibri"/>
            <w:b/>
            <w:bCs/>
            <w:sz w:val="21"/>
            <w:szCs w:val="21"/>
          </w:rPr>
          <w:t xml:space="preserve">Identifiers. </w:t>
        </w:r>
      </w:ins>
      <w:ins w:id="9025" w:author="HT" w:date="2026-08-21T00:00:00Z">
        <w:r>
          <w:rPr>
            <w:rFonts w:ascii="Calibri" w:cs="Calibri" w:eastAsia="Calibri" w:hAnsi="Calibri"/>
            <w:sz w:val="21"/>
            <w:szCs w:val="21"/>
          </w:rPr>
          <w:t xml:space="preserve">The letter in a competence ID encodes its domain and is not a second numbering: E = Engage (D1), C = Create (D2), M = Manage (D3), S = Shape (D4), X = Stratum X. HET-E1 is therefore the first competence of D1. The IDs are deliberately unchanged from v0.9 so that material already tagged remains valid; the review's alternative of renumbering them as D1.1, D1.2 … is recorded in Section 8.1.</w:t>
        </w:r>
      </w:ins>
    </w:p>
    <w:p>
      <w:pPr>
        <w:spacing w:after="120" w:line="276"/>
        <w:rPr>
          <w:ins w:id="9026" w:author="HT" w:date="2026-08-21T00:00:00Z"/>
          <w:rFonts w:ascii="Calibri" w:cs="Calibri" w:eastAsia="Calibri" w:hAnsi="Calibri"/>
        </w:rPr>
      </w:pPr>
      <w:ins w:id="9027" w:author="HT" w:date="2026-08-21T00:00:00Z">
        <w:r>
          <w:rPr>
            <w:rFonts w:ascii="Calibri" w:cs="Calibri" w:eastAsia="Calibri" w:hAnsi="Calibri"/>
            <w:b/>
            <w:bCs/>
            <w:sz w:val="21"/>
            <w:szCs w:val="21"/>
          </w:rPr>
          <w:t xml:space="preserve">Zur Lesart der Deskriptoren und der Kennungen. </w:t>
        </w:r>
      </w:ins>
      <w:ins w:id="9028" w:author="HT" w:date="2026-08-21T00:00:00Z">
        <w:r>
          <w:rPr>
            <w:rFonts w:ascii="Calibri" w:cs="Calibri" w:eastAsia="Calibri" w:hAnsi="Calibri"/>
            <w:i/>
            <w:iCs/>
            <w:color w:val="444444"/>
            <w:sz w:val="21"/>
            <w:szCs w:val="21"/>
          </w:rPr>
          <w:t xml:space="preserve">Jeder Niveau-Deskriptor und jede Gegenstandszelle ist eine Fähigkeitsaussage: Sie benennt, was eine Person kann und begründen kann, nicht was sie gewohnheitsmäßig tut. Die begründete Entscheidung gegen einen KI-Einsatz ist ein gleichrangiger Nachweis der Kompetenz. Der Buchstabe in der Kennung kodiert die Domäne (E = Engage/D1, C = Create/D2, M = Manage/D3, S = Shape/D4, X = Stratum X) und ist keine zweite Nummerierung; die Kennungen bleiben gegenüber v0.9 unverändert, damit bereits ausgezeichnetes Material gültig bleibt.</w:t>
        </w:r>
      </w:ins>
    </w:p>
    <w:p>
      <w:pPr>
        <w:pStyle w:val="Heading1"/>
        <w:pageBreakBefore/>
        <w:spacing w:after="140" w:before="280"/>
      </w:pPr>
      <w:r>
        <w:rPr>
          <w:rFonts w:ascii="Calibri" w:cs="Calibri" w:eastAsia="Calibri" w:hAnsi="Calibri"/>
        </w:rPr>
        <w:t xml:space="preserve">4 · Competences</w:t>
      </w:r>
    </w:p>
    <w:p>
      <w:pPr>
        <w:shd w:fill="EAF1F9" w:color="auto" w:val="clear"/>
        <w:spacing w:after="180" w:before="0"/>
      </w:pPr>
      <w:r>
        <w:rPr>
          <w:rFonts w:ascii="Calibri" w:cs="Calibri" w:eastAsia="Calibri" w:hAnsi="Calibri"/>
          <w:b/>
          <w:bCs/>
          <w:color w:val="1A4A88"/>
          <w:sz w:val="24"/>
          <w:szCs w:val="24"/>
        </w:rPr>
        <w:t xml:space="preserve">Domain D1 · Engage with AI</w:t>
      </w:r>
    </w:p>
    <w:p>
      <w:pPr>
        <w:pStyle w:val="Heading2"/>
        <w:spacing w:after="140" w:before="200"/>
      </w:pPr>
      <w:r>
        <w:rPr>
          <w:rFonts w:ascii="Calibri" w:cs="Calibri" w:eastAsia="Calibri" w:hAnsi="Calibri"/>
        </w:rPr>
        <w:t xml:space="preserve">4.1 · D1 — Engage with AI</w:t>
      </w:r>
    </w:p>
    <w:p>
      <w:pPr>
        <w:spacing w:after="60" w:line="276"/>
      </w:pPr>
      <w:r>
        <w:rPr>
          <w:rFonts w:ascii="Calibri" w:cs="Calibri" w:eastAsia="Calibri" w:hAnsi="Calibri"/>
          <w:b/>
          <w:bCs/>
          <w:i/>
          <w:iCs/>
          <w:color w:val="555555"/>
          <w:sz w:val="21"/>
          <w:szCs w:val="21"/>
        </w:rPr>
        <w:t xml:space="preserve">Bewusst mit KI umgehen</w:t>
      </w:r>
    </w:p>
    <w:p>
      <w:pPr>
        <w:spacing w:after="140" w:line="276"/>
      </w:pPr>
      <w:r>
        <w:rPr>
          <w:rFonts w:ascii="Calibri" w:cs="Calibri" w:eastAsia="Calibri" w:hAnsi="Calibri"/>
          <w:i/>
          <w:iCs/>
          <w:sz w:val="20"/>
          <w:szCs w:val="20"/>
        </w:rPr>
        <w:t xml:space="preserve">Becoming a critical and responsible participant in an AI-shaped academic environment</w:t>
      </w:r>
    </w:p>
    <w:p>
      <w:pPr>
        <w:spacing w:after="120" w:line="276"/>
      </w:pPr>
      <w:r>
        <w:rPr>
          <w:rFonts w:ascii="Calibri" w:cs="Calibri" w:eastAsia="Calibri" w:hAnsi="Calibri"/>
          <w:sz w:val="21"/>
          <w:szCs w:val="21"/>
        </w:rPr>
        <w:t xml:space="preserve">The foundational domain and the universal layer of the framework: every member of teaching staff must attain at least Foundation level here, because Art. 4 of the EU AI Act makes a sufficient level of AI literacy an institutional legal duty rather than an optional professional development goal.</w:t>
      </w:r>
    </w:p>
    <w:p>
      <w:pPr>
        <w:spacing w:after="200" w:line="276"/>
      </w:pPr>
      <w:r>
        <w:rPr>
          <w:rFonts w:ascii="Calibri" w:cs="Calibri" w:eastAsia="Calibri" w:hAnsi="Calibri"/>
          <w:b/>
          <w:bCs/>
          <w:sz w:val="18"/>
          <w:szCs w:val="18"/>
        </w:rPr>
        <w:t xml:space="preserve">Structural source: </w:t>
      </w:r>
      <w:r>
        <w:rPr>
          <w:rFonts w:ascii="Calibri" w:cs="Calibri" w:eastAsia="Calibri" w:hAnsi="Calibri"/>
          <w:sz w:val="18"/>
          <w:szCs w:val="18"/>
        </w:rPr>
        <w:t xml:space="preserve">OECD/EU AILit (2026), Engage with AI — all 7 competences retained</w:t>
      </w:r>
    </w:p>
    <w:p>
      <w:pPr>
        <w:pStyle w:val="Heading3"/>
        <w:spacing w:after="60" w:before="240"/>
      </w:pPr>
      <w:r>
        <w:rPr>
          <w:rFonts w:ascii="Calibri" w:cs="Calibri" w:eastAsia="Calibri" w:hAnsi="Calibri"/>
        </w:rPr>
        <w:t xml:space="preserve">HET-E1 — Recognise AI's role and influence in academic contexts</w:t>
      </w:r>
    </w:p>
    <w:p>
      <w:pPr>
        <w:spacing w:after="120" w:line="276"/>
      </w:pPr>
      <w:r>
        <w:rPr>
          <w:rFonts w:ascii="Calibri" w:cs="Calibri" w:eastAsia="Calibri" w:hAnsi="Calibri"/>
          <w:b/>
          <w:bCs/>
          <w:i/>
          <w:iCs/>
          <w:color w:val="555555"/>
          <w:sz w:val="20"/>
          <w:szCs w:val="20"/>
        </w:rPr>
        <w:t xml:space="preserve">Rolle und Einfluss von KI in akademischen Kontexten erkennen</w:t>
      </w:r>
    </w:p>
    <w:p>
      <w:pPr>
        <w:spacing w:after="120" w:line="276"/>
      </w:pPr>
      <w:r>
        <w:rPr>
          <w:rFonts w:ascii="Calibri" w:cs="Calibri" w:eastAsia="Calibri" w:hAnsi="Calibri"/>
          <w:sz w:val="21"/>
          <w:szCs w:val="21"/>
        </w:rPr>
        <w:t xml:space="preserve">The capacity to identify where AI systems are operating within the teaching, learning, research and administrative processes of a higher education institution, and to describe what influence they exert on those processes. This includes systems that are not visibly labelled as AI, such as ranking logic in literature discovery, learning analytics in a virtual learning environment, or scoring components in admissions tooling.</w:t>
      </w:r>
    </w:p>
    <w:p>
      <w:pPr>
        <w:spacing w:after="160" w:line="276"/>
      </w:pPr>
      <w:r>
        <w:rPr>
          <w:rFonts w:ascii="Calibri" w:cs="Calibri" w:eastAsia="Calibri" w:hAnsi="Calibri"/>
          <w:i/>
          <w:iCs/>
          <w:color w:val="555555"/>
          <w:sz w:val="19"/>
          <w:szCs w:val="19"/>
        </w:rPr>
        <w:t xml:space="preserve">Die Fähigkeit, zu erkennen, wo KI-Systeme in Lehr-, Lern-, Forschungs- und Verwaltungsprozessen einer Hochschule wirksam sind, und zu beschreiben, welchen Einfluss sie auf diese Prozesse ausüben. Dies schließt Systeme ein, die nicht sichtbar als KI ausgewiesen sind, etwa Ranking-Logiken der Literaturrecherche, Learning Analytics im Lernmanagementsystem oder Scoring-Komponenten in Zulassungsverfahren.</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Identifies AI systems in one's own teaching and research environment and names their function.</w:t>
            </w:r>
          </w:p>
          <w:p>
            <w:pPr>
              <w:spacing w:after="0" w:line="276"/>
            </w:pPr>
            <w:r>
              <w:rPr>
                <w:rFonts w:ascii="Calibri" w:cs="Calibri" w:eastAsia="Calibri" w:hAnsi="Calibri"/>
                <w:i/>
                <w:iCs/>
                <w:color w:val="666666"/>
                <w:sz w:val="17"/>
                <w:szCs w:val="17"/>
              </w:rPr>
              <w:t xml:space="preserve">Erkennt KI-Systeme im eigenen Lehr- und Forschungsumfeld und benennt deren Funktion.</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Explains how identified AI systems shape academic workflows, and compares their influence across contexts.</w:t>
            </w:r>
          </w:p>
          <w:p>
            <w:pPr>
              <w:spacing w:after="0" w:line="276"/>
            </w:pPr>
            <w:r>
              <w:rPr>
                <w:rFonts w:ascii="Calibri" w:cs="Calibri" w:eastAsia="Calibri" w:hAnsi="Calibri"/>
                <w:i/>
                <w:iCs/>
                <w:color w:val="666666"/>
                <w:sz w:val="17"/>
                <w:szCs w:val="17"/>
              </w:rPr>
              <w:t xml:space="preserve">Erklärt, wie identifizierte KI-Systeme akademische Arbeitsabläufe prägen, und vergleicht deren Einfluss über Kontexte hinweg.</w:t>
            </w:r>
          </w:p>
        </w:tc>
      </w:tr>
      <w:tr>
        <w:tc>
          <w:tcPr>
            <w:tcW w:type="dxa" w:w="1500"/>
            <w:tcMar>
              <w:top w:type="dxa" w:w="80"/>
              <w:left w:type="dxa" w:w="100"/>
              <w:bottom w:type="dxa" w:w="80"/>
              <w:right w:type="dxa" w:w="100"/>
            </w:tcMar>
          </w:tcPr>
          <w:p>
            <w:pPr>
              <w:spacing w:after="0" w:line="276"/>
            </w:pPr>
            <w:del w:id="9062" w:author="HT" w:date="2026-08-21T00:00:00Z">
              <w:r>
                <w:rPr>
                  <w:rFonts w:ascii="Calibri" w:cs="Calibri" w:eastAsia="Calibri" w:hAnsi="Calibri"/>
                  <w:b/>
                  <w:bCs/>
                  <w:color w:val="1A4A88"/>
                  <w:sz w:val="18"/>
                  <w:szCs w:val="18"/>
                </w:rPr>
                <w:delText xml:space="preserve">Expert</w:delText>
              </w:r>
            </w:del>
            <w:ins w:id="9063" w:author="HT" w:date="2026-08-21T00:00:00Z">
              <w:r>
                <w:rPr>
                  <w:rFonts w:ascii="Calibri" w:cs="Calibri" w:eastAsia="Calibri" w:hAnsi="Calibri"/>
                  <w:b/>
                  <w:bCs/>
                  <w:color w:val="1A4A88"/>
                  <w:sz w:val="18"/>
                  <w:szCs w:val="18"/>
                </w:rPr>
                <w:t xml:space="preserve">Advanced</w:t>
              </w:r>
            </w:ins>
          </w:p>
          <w:p>
            <w:pPr>
              <w:spacing w:after="0" w:line="276"/>
            </w:pPr>
            <w:del w:id="9004" w:author="HT" w:date="2026-08-21T00:00:00Z">
              <w:r>
                <w:rPr>
                  <w:rFonts w:ascii="Calibri" w:cs="Calibri" w:eastAsia="Calibri" w:hAnsi="Calibri"/>
                  <w:i/>
                  <w:iCs/>
                  <w:color w:val="888888"/>
                  <w:sz w:val="16"/>
                  <w:szCs w:val="16"/>
                </w:rPr>
                <w:delText xml:space="preserve">Expert:in</w:delText>
              </w:r>
            </w:del>
            <w:ins w:id="9005"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Maps the institution's AI deployment landscape and analyses systemic influence on academic practice.</w:t>
            </w:r>
          </w:p>
          <w:p>
            <w:pPr>
              <w:spacing w:after="0" w:line="276"/>
            </w:pPr>
            <w:r>
              <w:rPr>
                <w:rFonts w:ascii="Calibri" w:cs="Calibri" w:eastAsia="Calibri" w:hAnsi="Calibri"/>
                <w:i/>
                <w:iCs/>
                <w:color w:val="666666"/>
                <w:sz w:val="17"/>
                <w:szCs w:val="17"/>
              </w:rPr>
              <w:t xml:space="preserve">Kartiert die KI-Einsatzlandschaft der Institution und analysiert den systemischen Einfluss auf die akademische Praxis.</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O1</w:t>
            </w:r>
          </w:p>
          <w:p>
            <w:pPr>
              <w:spacing w:after="0" w:line="276"/>
            </w:pPr>
            <w:r>
              <w:rPr>
                <w:rFonts w:ascii="Calibri" w:cs="Calibri" w:eastAsia="Calibri" w:hAnsi="Calibri"/>
                <w:color w:val="666666"/>
                <w:sz w:val="16"/>
                <w:szCs w:val="16"/>
              </w:rPr>
              <w:t xml:space="preserve">Own academic practice</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Recognises AI in the tools of one's own discipline: reference managers, statistical suites, writing assistants, literature discovery.</w:t>
            </w:r>
          </w:p>
          <w:p>
            <w:pPr>
              <w:spacing w:after="0" w:line="276"/>
            </w:pPr>
            <w:r>
              <w:rPr>
                <w:rFonts w:ascii="Calibri" w:cs="Calibri" w:eastAsia="Calibri" w:hAnsi="Calibri"/>
                <w:i/>
                <w:iCs/>
                <w:color w:val="666666"/>
                <w:sz w:val="17"/>
                <w:szCs w:val="17"/>
              </w:rPr>
              <w:t xml:space="preserve">Erkennt KI in den Werkzeugen der eigenen Disziplin: Literaturverwaltung, Statistiksoftware, Schreibassistenz, Literaturrecherche.</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OECD-E1 · LM-1</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O3</w:t>
            </w:r>
          </w:p>
          <w:p>
            <w:pPr>
              <w:spacing w:after="0" w:line="276"/>
            </w:pPr>
            <w:r>
              <w:rPr>
                <w:rFonts w:ascii="Calibri" w:cs="Calibri" w:eastAsia="Calibri" w:hAnsi="Calibri"/>
                <w:color w:val="666666"/>
                <w:sz w:val="16"/>
                <w:szCs w:val="16"/>
              </w:rPr>
              <w:t xml:space="preserve">Teaching &amp; facilitation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Identifies which AI systems students are already using in the course, whether or not the course prescribes them.</w:t>
            </w:r>
          </w:p>
          <w:p>
            <w:pPr>
              <w:spacing w:after="0" w:line="276"/>
            </w:pPr>
            <w:r>
              <w:rPr>
                <w:rFonts w:ascii="Calibri" w:cs="Calibri" w:eastAsia="Calibri" w:hAnsi="Calibri"/>
                <w:i/>
                <w:iCs/>
                <w:color w:val="666666"/>
                <w:sz w:val="17"/>
                <w:szCs w:val="17"/>
              </w:rPr>
              <w:t xml:space="preserve">Identifiziert, welche KI-Systeme Studierende in der Lehrveranstaltung bereits nutzen, unabhängig davon, ob die Veranstaltung sie vorsieht.</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OECD-E1 · Sun-C(Basic)</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p>
            <w:pPr>
              <w:spacing w:after="0" w:line="276"/>
            </w:pPr>
            <w:r>
              <w:rPr>
                <w:rFonts w:ascii="Calibri" w:cs="Calibri" w:eastAsia="Calibri" w:hAnsi="Calibri"/>
                <w:color w:val="666666"/>
                <w:sz w:val="16"/>
                <w:szCs w:val="16"/>
              </w:rPr>
              <w:t xml:space="preserve">Institution &amp; scholarship</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Maps the institution's AI deployment landscape, including systems embedded in the VLE, admissions and student records.</w:t>
            </w:r>
          </w:p>
          <w:p>
            <w:pPr>
              <w:spacing w:after="0" w:line="276"/>
            </w:pPr>
            <w:r>
              <w:rPr>
                <w:rFonts w:ascii="Calibri" w:cs="Calibri" w:eastAsia="Calibri" w:hAnsi="Calibri"/>
                <w:i/>
                <w:iCs/>
                <w:color w:val="666666"/>
                <w:sz w:val="17"/>
                <w:szCs w:val="17"/>
              </w:rPr>
              <w:t xml:space="preserve">Kartiert die KI-Einsatzlandschaft der Institution einschließlich der in LMS, Zulassung und Studierendenverwaltung eingebetteten Systeme.</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OECD-E1 · ICT-A1.L2 · ICT-A5.L2</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14" w:author="HT" w:date="2026-08-21T00:00:00Z">
              <w:r>
                <w:rPr>
                  <w:rFonts w:ascii="Calibri" w:cs="Calibri" w:eastAsia="Calibri" w:hAnsi="Calibri"/>
                  <w:b/>
                  <w:bCs/>
                  <w:color w:val="1A4A88"/>
                  <w:sz w:val="18"/>
                  <w:szCs w:val="18"/>
                </w:rPr>
                <w:delText xml:space="preserve">Perspective (Sun et al., 2026)</w:delText>
              </w:r>
            </w:del>
            <w:ins w:id="9115"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Recognises AI in the tools of one's own discipline and teaching practice.</w:t>
            </w:r>
          </w:p>
          <w:p>
            <w:pPr>
              <w:spacing w:after="0" w:line="276"/>
            </w:pPr>
            <w:r>
              <w:rPr>
                <w:rFonts w:ascii="Calibri" w:cs="Calibri" w:eastAsia="Calibri" w:hAnsi="Calibri"/>
                <w:i/>
                <w:iCs/>
                <w:color w:val="666666"/>
                <w:sz w:val="17"/>
                <w:szCs w:val="17"/>
              </w:rPr>
              <w:t xml:space="preserve">Erkennt KI in den Werkzeugen der eigenen Disziplin und Lehrpraxis.</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Enables students to identify AI in study apps, search engines and writing tools they already use.</w:t>
            </w:r>
          </w:p>
          <w:p>
            <w:pPr>
              <w:spacing w:after="0" w:line="276"/>
            </w:pPr>
            <w:r>
              <w:rPr>
                <w:rFonts w:ascii="Calibri" w:cs="Calibri" w:eastAsia="Calibri" w:hAnsi="Calibri"/>
                <w:i/>
                <w:iCs/>
                <w:color w:val="666666"/>
                <w:sz w:val="17"/>
                <w:szCs w:val="17"/>
              </w:rPr>
              <w:t xml:space="preserve">Befähigt Studierende, KI in bereits genutzten Lern-Apps, Suchmaschinen und Schreibwerkzeugen zu identifizieren.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OECD-E1 retained verbatim in substance; supported by Long &amp; Magerko LM-1 (Recognizing AI) and DigComp 2.2 DC-1.2. HE contextualisation only — no redefinition.</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OECD-E1 inhaltlich wortgetreu übernommen; gestützt durch Long &amp; Magerko LM-1 (Recognizing AI) und DigComp 2.2 DC-1.2. Nur Hochschulkontextualisierung — keine Neudefinition.</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OECD-E1 · LM-1 · DC-1.2</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KK-B1</w:t>
      </w:r>
    </w:p>
    <w:p>
      <w:pPr>
        <w:pStyle w:val="Heading3"/>
        <w:spacing w:after="60" w:before="240"/>
      </w:pPr>
      <w:r>
        <w:rPr>
          <w:rFonts w:ascii="Calibri" w:cs="Calibri" w:eastAsia="Calibri" w:hAnsi="Calibri"/>
        </w:rPr>
        <w:t xml:space="preserve">HET-E2 — Describe how AI systems perform tasks in accurate, non-anthropomorphic language</w:t>
      </w:r>
    </w:p>
    <w:p>
      <w:pPr>
        <w:spacing w:after="120" w:line="276"/>
      </w:pPr>
      <w:r>
        <w:rPr>
          <w:rFonts w:ascii="Calibri" w:cs="Calibri" w:eastAsia="Calibri" w:hAnsi="Calibri"/>
          <w:b/>
          <w:bCs/>
          <w:i/>
          <w:iCs/>
          <w:color w:val="555555"/>
          <w:sz w:val="20"/>
          <w:szCs w:val="20"/>
        </w:rPr>
        <w:t xml:space="preserve">Die Funktionsweise von KI-Systemen präzise und nicht-anthropomorph beschreiben</w:t>
      </w:r>
    </w:p>
    <w:p>
      <w:pPr>
        <w:spacing w:after="120" w:line="276"/>
      </w:pPr>
      <w:r>
        <w:rPr>
          <w:rFonts w:ascii="Calibri" w:cs="Calibri" w:eastAsia="Calibri" w:hAnsi="Calibri"/>
          <w:sz w:val="21"/>
          <w:szCs w:val="21"/>
        </w:rPr>
        <w:t xml:space="preserve">The capacity to explain, in technically accurate terms, how an AI system produces its outputs — through training data, statistical inference and probabilistic generation rather than understanding, intention or knowledge — and to sustain that precision in teaching, in written course documentation and in institutional communication. For generative systems this explicitly includes naming hallucination as a structural property rather than an occasional malfunction.</w:t>
      </w:r>
    </w:p>
    <w:p>
      <w:pPr>
        <w:spacing w:after="160" w:line="276"/>
      </w:pPr>
      <w:r>
        <w:rPr>
          <w:rFonts w:ascii="Calibri" w:cs="Calibri" w:eastAsia="Calibri" w:hAnsi="Calibri"/>
          <w:i/>
          <w:iCs/>
          <w:color w:val="555555"/>
          <w:sz w:val="19"/>
          <w:szCs w:val="19"/>
        </w:rPr>
        <w:t xml:space="preserve">Die Fähigkeit, in fachlich korrekten Begriffen zu erklären, wie ein KI-System seine Ausgaben erzeugt — über Trainingsdaten, statistische Inferenz und probabilistische Generierung statt über Verstehen, Absicht oder Wissen — und diese Präzision in der Lehre, in Modulunterlagen und in der institutionellen Kommunikation durchzuhalten. Für generative Systeme schließt dies ausdrücklich ein, Halluzination als strukturelle Eigenschaft und nicht als gelegentliche Fehlfunktion zu benennen.</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del w:id="9232" w:author="HT" w:date="2026-08-21T00:00:00Z">
              <w:r>
                <w:rPr>
                  <w:rFonts w:ascii="Calibri" w:cs="Calibri" w:eastAsia="Calibri" w:hAnsi="Calibri"/>
                  <w:sz w:val="18"/>
                  <w:szCs w:val="18"/>
                </w:rPr>
                <w:delText xml:space="preserve">Uses accurate, non-anthropomorphic vocabulary when speaking about AI systems.</w:delText>
              </w:r>
            </w:del>
            <w:ins w:id="9233" w:author="HT" w:date="2026-08-21T00:00:00Z">
              <w:r>
                <w:rPr>
                  <w:rFonts w:ascii="Calibri" w:cs="Calibri" w:eastAsia="Calibri" w:hAnsi="Calibri"/>
                  <w:sz w:val="18"/>
                  <w:szCs w:val="18"/>
                </w:rPr>
                <w:t xml:space="preserve">Distinguishes anthropomorphic from technically accurate descriptions of AI systems and uses the latter.</w:t>
              </w:r>
            </w:ins>
          </w:p>
          <w:p>
            <w:pPr>
              <w:spacing w:after="0" w:line="276"/>
            </w:pPr>
            <w:del w:id="9234" w:author="HT" w:date="2026-08-21T00:00:00Z">
              <w:r>
                <w:rPr>
                  <w:rFonts w:ascii="Calibri" w:cs="Calibri" w:eastAsia="Calibri" w:hAnsi="Calibri"/>
                  <w:i/>
                  <w:iCs/>
                  <w:color w:val="666666"/>
                  <w:sz w:val="17"/>
                  <w:szCs w:val="17"/>
                </w:rPr>
                <w:delText xml:space="preserve">Verwendet eine präzise, nicht-anthropomorphe Begrifflichkeit im Sprechen über KI-Systeme.</w:delText>
              </w:r>
            </w:del>
            <w:ins w:id="9235" w:author="HT" w:date="2026-08-21T00:00:00Z">
              <w:r>
                <w:rPr>
                  <w:rFonts w:ascii="Calibri" w:cs="Calibri" w:eastAsia="Calibri" w:hAnsi="Calibri"/>
                  <w:i/>
                  <w:iCs/>
                  <w:color w:val="666666"/>
                  <w:sz w:val="17"/>
                  <w:szCs w:val="17"/>
                </w:rPr>
                <w:t xml:space="preserve">Unterscheidet anthropomorphe von fachlich präzisen Beschreibungen von KI-Systemen und verwendet Letztere.</w:t>
              </w:r>
            </w:ins>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Explains model behaviour including training data, inference and hallucination to non-specialist audiences.</w:t>
            </w:r>
          </w:p>
          <w:p>
            <w:pPr>
              <w:spacing w:after="0" w:line="276"/>
            </w:pPr>
            <w:r>
              <w:rPr>
                <w:rFonts w:ascii="Calibri" w:cs="Calibri" w:eastAsia="Calibri" w:hAnsi="Calibri"/>
                <w:i/>
                <w:iCs/>
                <w:color w:val="666666"/>
                <w:sz w:val="17"/>
                <w:szCs w:val="17"/>
              </w:rPr>
              <w:t xml:space="preserve">Erklärt Modellverhalten einschließlich Trainingsdaten, Inferenz und Halluzination für fachfremde Zielgruppen.</w:t>
            </w:r>
          </w:p>
        </w:tc>
      </w:tr>
      <w:tr>
        <w:tc>
          <w:tcPr>
            <w:tcW w:type="dxa" w:w="1500"/>
            <w:tcMar>
              <w:top w:type="dxa" w:w="80"/>
              <w:left w:type="dxa" w:w="100"/>
              <w:bottom w:type="dxa" w:w="80"/>
              <w:right w:type="dxa" w:w="100"/>
            </w:tcMar>
          </w:tcPr>
          <w:p>
            <w:pPr>
              <w:spacing w:after="0" w:line="276"/>
            </w:pPr>
            <w:del w:id="9064" w:author="HT" w:date="2026-08-21T00:00:00Z">
              <w:r>
                <w:rPr>
                  <w:rFonts w:ascii="Calibri" w:cs="Calibri" w:eastAsia="Calibri" w:hAnsi="Calibri"/>
                  <w:b/>
                  <w:bCs/>
                  <w:color w:val="1A4A88"/>
                  <w:sz w:val="18"/>
                  <w:szCs w:val="18"/>
                </w:rPr>
                <w:delText xml:space="preserve">Expert</w:delText>
              </w:r>
            </w:del>
            <w:ins w:id="9065" w:author="HT" w:date="2026-08-21T00:00:00Z">
              <w:r>
                <w:rPr>
                  <w:rFonts w:ascii="Calibri" w:cs="Calibri" w:eastAsia="Calibri" w:hAnsi="Calibri"/>
                  <w:b/>
                  <w:bCs/>
                  <w:color w:val="1A4A88"/>
                  <w:sz w:val="18"/>
                  <w:szCs w:val="18"/>
                </w:rPr>
                <w:t xml:space="preserve">Advanced</w:t>
              </w:r>
            </w:ins>
          </w:p>
          <w:p>
            <w:pPr>
              <w:spacing w:after="0" w:line="276"/>
            </w:pPr>
            <w:del w:id="9006" w:author="HT" w:date="2026-08-21T00:00:00Z">
              <w:r>
                <w:rPr>
                  <w:rFonts w:ascii="Calibri" w:cs="Calibri" w:eastAsia="Calibri" w:hAnsi="Calibri"/>
                  <w:i/>
                  <w:iCs/>
                  <w:color w:val="888888"/>
                  <w:sz w:val="16"/>
                  <w:szCs w:val="16"/>
                </w:rPr>
                <w:delText xml:space="preserve">Expert:in</w:delText>
              </w:r>
            </w:del>
            <w:ins w:id="9007"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Sets terminological standards for the institution and corrects anthropomorphic framing in policy and public communication.</w:t>
            </w:r>
          </w:p>
          <w:p>
            <w:pPr>
              <w:spacing w:after="0" w:line="276"/>
            </w:pPr>
            <w:r>
              <w:rPr>
                <w:rFonts w:ascii="Calibri" w:cs="Calibri" w:eastAsia="Calibri" w:hAnsi="Calibri"/>
                <w:i/>
                <w:iCs/>
                <w:color w:val="666666"/>
                <w:sz w:val="17"/>
                <w:szCs w:val="17"/>
              </w:rPr>
              <w:t xml:space="preserve">Setzt terminologische Standards für die Institution und korrigiert anthropomorphe Deutungen in Policy und Öffentlichkeitsarbeit.</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O1</w:t>
            </w:r>
          </w:p>
          <w:p>
            <w:pPr>
              <w:spacing w:after="0" w:line="276"/>
            </w:pPr>
            <w:r>
              <w:rPr>
                <w:rFonts w:ascii="Calibri" w:cs="Calibri" w:eastAsia="Calibri" w:hAnsi="Calibri"/>
                <w:color w:val="666666"/>
                <w:sz w:val="16"/>
                <w:szCs w:val="16"/>
              </w:rPr>
              <w:t xml:space="preserve">Own academic practice</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Describes model behaviour accurately in one's own writing and speech, including hallucination as a structural property.</w:t>
            </w:r>
          </w:p>
          <w:p>
            <w:pPr>
              <w:spacing w:after="0" w:line="276"/>
            </w:pPr>
            <w:r>
              <w:rPr>
                <w:rFonts w:ascii="Calibri" w:cs="Calibri" w:eastAsia="Calibri" w:hAnsi="Calibri"/>
                <w:i/>
                <w:iCs/>
                <w:color w:val="666666"/>
                <w:sz w:val="17"/>
                <w:szCs w:val="17"/>
              </w:rPr>
              <w:t xml:space="preserve">Beschreibt Modellverhalten in eigenem Schreiben und Sprechen präzise, einschließlich Halluzination als struktureller Eigenschaft.</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OECD-E2 · Sun-A(Basic) · LM-7</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O3</w:t>
            </w:r>
          </w:p>
          <w:p>
            <w:pPr>
              <w:spacing w:after="0" w:line="276"/>
            </w:pPr>
            <w:r>
              <w:rPr>
                <w:rFonts w:ascii="Calibri" w:cs="Calibri" w:eastAsia="Calibri" w:hAnsi="Calibri"/>
                <w:color w:val="666666"/>
                <w:sz w:val="16"/>
                <w:szCs w:val="16"/>
              </w:rPr>
              <w:t xml:space="preserve">Teaching &amp; facilitation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Models precise, non-anthropomorphic language in lectures and syllabi and corrects anthropomorphic framing when students use it.</w:t>
            </w:r>
          </w:p>
          <w:p>
            <w:pPr>
              <w:spacing w:after="0" w:line="276"/>
            </w:pPr>
            <w:r>
              <w:rPr>
                <w:rFonts w:ascii="Calibri" w:cs="Calibri" w:eastAsia="Calibri" w:hAnsi="Calibri"/>
                <w:i/>
                <w:iCs/>
                <w:color w:val="666666"/>
                <w:sz w:val="17"/>
                <w:szCs w:val="17"/>
              </w:rPr>
              <w:t xml:space="preserve">Modelliert präzise, nicht-anthropomorphe Sprache in Lehre und Modulunterlagen und korrigiert anthropomorphe Deutungen Studierender.</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OECD-E2 · UN-3.1 · DCE-6.1</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p>
            <w:pPr>
              <w:spacing w:after="0" w:line="276"/>
            </w:pPr>
            <w:r>
              <w:rPr>
                <w:rFonts w:ascii="Calibri" w:cs="Calibri" w:eastAsia="Calibri" w:hAnsi="Calibri"/>
                <w:color w:val="666666"/>
                <w:sz w:val="16"/>
                <w:szCs w:val="16"/>
              </w:rPr>
              <w:t xml:space="preserve">Institution &amp; scholarship</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Sets terminological standards for institutional documents and public communication about AI.</w:t>
            </w:r>
          </w:p>
          <w:p>
            <w:pPr>
              <w:spacing w:after="0" w:line="276"/>
            </w:pPr>
            <w:r>
              <w:rPr>
                <w:rFonts w:ascii="Calibri" w:cs="Calibri" w:eastAsia="Calibri" w:hAnsi="Calibri"/>
                <w:i/>
                <w:iCs/>
                <w:color w:val="666666"/>
                <w:sz w:val="17"/>
                <w:szCs w:val="17"/>
              </w:rPr>
              <w:t xml:space="preserve">Setzt terminologische Standards für institutionelle Dokumente und die Öffentlichkeitsarbeit zu KI.</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OECD-E2 · ICT-A1.L3</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16" w:author="HT" w:date="2026-08-21T00:00:00Z">
              <w:r>
                <w:rPr>
                  <w:rFonts w:ascii="Calibri" w:cs="Calibri" w:eastAsia="Calibri" w:hAnsi="Calibri"/>
                  <w:b/>
                  <w:bCs/>
                  <w:color w:val="1A4A88"/>
                  <w:sz w:val="18"/>
                  <w:szCs w:val="18"/>
                </w:rPr>
                <w:delText xml:space="preserve">Perspective (Sun et al., 2026)</w:delText>
              </w:r>
            </w:del>
            <w:ins w:id="9117"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Models precise language about AI in lectures, syllabi and publications.</w:t>
            </w:r>
          </w:p>
          <w:p>
            <w:pPr>
              <w:spacing w:after="0" w:line="276"/>
            </w:pPr>
            <w:r>
              <w:rPr>
                <w:rFonts w:ascii="Calibri" w:cs="Calibri" w:eastAsia="Calibri" w:hAnsi="Calibri"/>
                <w:i/>
                <w:iCs/>
                <w:color w:val="666666"/>
                <w:sz w:val="17"/>
                <w:szCs w:val="17"/>
              </w:rPr>
              <w:t xml:space="preserve">Modelliert präzise Sprache über KI in Lehrveranstaltungen, Modulbeschreibungen und Publikationen.</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Requires and supports students in describing AI outputs as statistical predictions, not as knowledge.</w:t>
            </w:r>
          </w:p>
          <w:p>
            <w:pPr>
              <w:spacing w:after="0" w:line="276"/>
            </w:pPr>
            <w:r>
              <w:rPr>
                <w:rFonts w:ascii="Calibri" w:cs="Calibri" w:eastAsia="Calibri" w:hAnsi="Calibri"/>
                <w:i/>
                <w:iCs/>
                <w:color w:val="666666"/>
                <w:sz w:val="17"/>
                <w:szCs w:val="17"/>
              </w:rPr>
              <w:t xml:space="preserve">Fordert und unterstützt Studierende darin, KI-Ausgaben als statistische Vorhersagen und nicht als Wissen zu beschreiben.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OECD-E2 retained; technical substance supported by UNESCO 3.1, Long &amp; Magerko LM-7/8/9. </w:t>
      </w:r>
      <w:del w:id="9236" w:author="HT" w:date="2026-08-21T00:00:00Z">
        <w:r>
          <w:rPr>
            <w:rFonts w:ascii="Calibri" w:cs="Calibri" w:eastAsia="Calibri" w:hAnsi="Calibri"/>
            <w:sz w:val="19"/>
            <w:szCs w:val="19"/>
          </w:rPr>
          <w:delText xml:space="preserve">The explicit naming of hallucination and LLM specifics follows Sun et al. (2026, Appendix A, Basic tier)</w:delText>
        </w:r>
      </w:del>
      <w:ins w:id="9237" w:author="HT" w:date="2026-08-21T00:00:00Z">
        <w:r>
          <w:rPr>
            <w:rFonts w:ascii="Calibri" w:cs="Calibri" w:eastAsia="Calibri" w:hAnsi="Calibri"/>
            <w:sz w:val="19"/>
            <w:szCs w:val="19"/>
          </w:rPr>
          <w:t xml:space="preserve">The explicit naming of hallucination and LLM specifics is consistent with the Basic-tier emphasis on generative-model behaviour in Sun et al. (2026, Appendix A), without quoting a descriptor from it,</w:t>
        </w:r>
      </w:ins>
      <w:r>
        <w:rPr>
          <w:rFonts w:ascii="Calibri" w:cs="Calibri" w:eastAsia="Calibri" w:hAnsi="Calibri"/>
          <w:sz w:val="19"/>
          <w:szCs w:val="19"/>
        </w:rPr>
        <w:t xml:space="preserve"> and responds to criterion B1/B8, where the UNESCO frameworks were found not to name LLM specifics.</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OECD-E2 übernommen; die technische Substanz wird durch UNESCO 3.1 und Long &amp; Magerko LM-7/8/9 gestützt. </w:t>
      </w:r>
      <w:del w:id="9238" w:author="HT" w:date="2026-08-21T00:00:00Z">
        <w:r>
          <w:rPr>
            <w:rFonts w:ascii="Calibri" w:cs="Calibri" w:eastAsia="Calibri" w:hAnsi="Calibri"/>
            <w:i/>
            <w:iCs/>
            <w:color w:val="666666"/>
            <w:sz w:val="18"/>
            <w:szCs w:val="18"/>
          </w:rPr>
          <w:delText xml:space="preserve">Die explizite Benennung von Halluzination und LLM-Spezifika folgt Sun et al. (2026, Anhang A, Basic-Stufe)</w:delText>
        </w:r>
      </w:del>
      <w:ins w:id="9239" w:author="HT" w:date="2026-08-21T00:00:00Z">
        <w:r>
          <w:rPr>
            <w:rFonts w:ascii="Calibri" w:cs="Calibri" w:eastAsia="Calibri" w:hAnsi="Calibri"/>
            <w:i/>
            <w:iCs/>
            <w:color w:val="666666"/>
            <w:sz w:val="18"/>
            <w:szCs w:val="18"/>
          </w:rPr>
          <w:t xml:space="preserve">Die explizite Benennung von Halluzination und LLM-Spezifika ist anschlussfähig an die Basic-Stufe bei Sun et al. (2026, Anhang A), ohne einen dortigen Deskriptor zu zitieren,</w:t>
        </w:r>
      </w:ins>
      <w:r>
        <w:rPr>
          <w:rFonts w:ascii="Calibri" w:cs="Calibri" w:eastAsia="Calibri" w:hAnsi="Calibri"/>
          <w:i/>
          <w:iCs/>
          <w:color w:val="666666"/>
          <w:sz w:val="18"/>
          <w:szCs w:val="18"/>
        </w:rPr>
        <w:t xml:space="preserve"> und reagiert auf Kriterium B1/B8, wonach die UNESCO-Rahmen LLM-Spezifika nicht benennen.</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OECD-E2 · UN-3.1 · LM-7 · LM-8 · LM-9 · Sun-A(Basic)</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KK-B1, KK-B8</w:t>
      </w:r>
    </w:p>
    <w:p>
      <w:pPr>
        <w:pStyle w:val="Heading3"/>
        <w:spacing w:after="60" w:before="240"/>
      </w:pPr>
      <w:r>
        <w:rPr>
          <w:rFonts w:ascii="Calibri" w:cs="Calibri" w:eastAsia="Calibri" w:hAnsi="Calibri"/>
        </w:rPr>
        <w:t xml:space="preserve">HET-E3 — Evaluate whether AI outputs should be accepted, revised, or rejected</w:t>
      </w:r>
    </w:p>
    <w:p>
      <w:pPr>
        <w:spacing w:after="120" w:line="276"/>
      </w:pPr>
      <w:r>
        <w:rPr>
          <w:rFonts w:ascii="Calibri" w:cs="Calibri" w:eastAsia="Calibri" w:hAnsi="Calibri"/>
          <w:b/>
          <w:bCs/>
          <w:i/>
          <w:iCs/>
          <w:color w:val="555555"/>
          <w:sz w:val="20"/>
          <w:szCs w:val="20"/>
        </w:rPr>
        <w:t xml:space="preserve">Bewerten, ob KI-Ausgaben akzeptiert, überarbeitet oder verworfen werden</w:t>
      </w:r>
    </w:p>
    <w:p>
      <w:pPr>
        <w:spacing w:after="120" w:line="276"/>
      </w:pPr>
      <w:r>
        <w:rPr>
          <w:rFonts w:ascii="Calibri" w:cs="Calibri" w:eastAsia="Calibri" w:hAnsi="Calibri"/>
          <w:sz w:val="21"/>
          <w:szCs w:val="21"/>
        </w:rPr>
        <w:t xml:space="preserve">The capacity to subject an AI output to a deliberate verification decision before it enters any academic product — a lecture, a feedback text, a grade, a manuscript or an administrative record — assessing it for factual accuracy, bias, disciplinary appropriateness and fitness for the intended purpose. The competence is defined by the decision, not by the checking activity: acceptance, revision and rejection are all legitimate outcomes that must be justifiable.</w:t>
      </w:r>
    </w:p>
    <w:p>
      <w:pPr>
        <w:spacing w:after="160" w:line="276"/>
      </w:pPr>
      <w:r>
        <w:rPr>
          <w:rFonts w:ascii="Calibri" w:cs="Calibri" w:eastAsia="Calibri" w:hAnsi="Calibri"/>
          <w:i/>
          <w:iCs/>
          <w:color w:val="555555"/>
          <w:sz w:val="19"/>
          <w:szCs w:val="19"/>
        </w:rPr>
        <w:t xml:space="preserve">Die Fähigkeit, eine KI-Ausgabe einer bewussten Prüfentscheidung zu unterziehen, bevor sie in ein akademisches Produkt eingeht — eine Lehrveranstaltung, einen Feedbacktext, eine Note, ein Manuskript oder einen Verwaltungsdatensatz —, und sie dabei auf sachliche Richtigkeit, Verzerrung, fachliche Angemessenheit und Zweckeignung zu prüfen. Die Kompetenz bemisst sich an der Entscheidung, nicht an der Prüftätigkeit: Annahme, Überarbeitung und Ablehnung sind gleichermaßen legitime, aber begründungspflichtige Ergebnisse.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Verifies AI outputs against a reliable source before use and rejects unverifiable material.</w:t>
            </w:r>
          </w:p>
          <w:p>
            <w:pPr>
              <w:spacing w:after="0" w:line="276"/>
            </w:pPr>
            <w:r>
              <w:rPr>
                <w:rFonts w:ascii="Calibri" w:cs="Calibri" w:eastAsia="Calibri" w:hAnsi="Calibri"/>
                <w:i/>
                <w:iCs/>
                <w:color w:val="666666"/>
                <w:sz w:val="17"/>
                <w:szCs w:val="17"/>
              </w:rPr>
              <w:t xml:space="preserve">Prüft KI-Ausgaben vor der Nutzung an einer verlässlichen Quelle und verwirft nicht Verifizierbares.</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Applies structured evaluation criteria for accuracy, bias and disciplinary fit, and documents the resulting decision.</w:t>
            </w:r>
          </w:p>
          <w:p>
            <w:pPr>
              <w:spacing w:after="0" w:line="276"/>
            </w:pPr>
            <w:r>
              <w:rPr>
                <w:rFonts w:ascii="Calibri" w:cs="Calibri" w:eastAsia="Calibri" w:hAnsi="Calibri"/>
                <w:i/>
                <w:iCs/>
                <w:color w:val="666666"/>
                <w:sz w:val="17"/>
                <w:szCs w:val="17"/>
              </w:rPr>
              <w:t xml:space="preserve">Wendet strukturierte Bewertungskriterien für Richtigkeit, Verzerrung und fachliche Passung an und dokumentiert die Entscheidung.</w:t>
            </w:r>
          </w:p>
        </w:tc>
      </w:tr>
      <w:tr>
        <w:tc>
          <w:tcPr>
            <w:tcW w:type="dxa" w:w="1500"/>
            <w:tcMar>
              <w:top w:type="dxa" w:w="80"/>
              <w:left w:type="dxa" w:w="100"/>
              <w:bottom w:type="dxa" w:w="80"/>
              <w:right w:type="dxa" w:w="100"/>
            </w:tcMar>
          </w:tcPr>
          <w:p>
            <w:pPr>
              <w:spacing w:after="0" w:line="276"/>
            </w:pPr>
            <w:del w:id="9066" w:author="HT" w:date="2026-08-21T00:00:00Z">
              <w:r>
                <w:rPr>
                  <w:rFonts w:ascii="Calibri" w:cs="Calibri" w:eastAsia="Calibri" w:hAnsi="Calibri"/>
                  <w:b/>
                  <w:bCs/>
                  <w:color w:val="1A4A88"/>
                  <w:sz w:val="18"/>
                  <w:szCs w:val="18"/>
                </w:rPr>
                <w:delText xml:space="preserve">Expert</w:delText>
              </w:r>
            </w:del>
            <w:ins w:id="9067" w:author="HT" w:date="2026-08-21T00:00:00Z">
              <w:r>
                <w:rPr>
                  <w:rFonts w:ascii="Calibri" w:cs="Calibri" w:eastAsia="Calibri" w:hAnsi="Calibri"/>
                  <w:b/>
                  <w:bCs/>
                  <w:color w:val="1A4A88"/>
                  <w:sz w:val="18"/>
                  <w:szCs w:val="18"/>
                </w:rPr>
                <w:t xml:space="preserve">Advanced</w:t>
              </w:r>
            </w:ins>
          </w:p>
          <w:p>
            <w:pPr>
              <w:spacing w:after="0" w:line="276"/>
            </w:pPr>
            <w:del w:id="9008" w:author="HT" w:date="2026-08-21T00:00:00Z">
              <w:r>
                <w:rPr>
                  <w:rFonts w:ascii="Calibri" w:cs="Calibri" w:eastAsia="Calibri" w:hAnsi="Calibri"/>
                  <w:i/>
                  <w:iCs/>
                  <w:color w:val="888888"/>
                  <w:sz w:val="16"/>
                  <w:szCs w:val="16"/>
                </w:rPr>
                <w:delText xml:space="preserve">Expert:in</w:delText>
              </w:r>
            </w:del>
            <w:ins w:id="9009"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Develops and disseminates evaluation rubrics for AI outputs within the discipline or institution.</w:t>
            </w:r>
          </w:p>
          <w:p>
            <w:pPr>
              <w:spacing w:after="0" w:line="276"/>
            </w:pPr>
            <w:r>
              <w:rPr>
                <w:rFonts w:ascii="Calibri" w:cs="Calibri" w:eastAsia="Calibri" w:hAnsi="Calibri"/>
                <w:i/>
                <w:iCs/>
                <w:color w:val="666666"/>
                <w:sz w:val="17"/>
                <w:szCs w:val="17"/>
              </w:rPr>
              <w:t xml:space="preserve">Entwickelt und verbreitet Bewertungsrubriken für KI-Ausgaben in Fach oder Institution.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O1</w:t>
            </w:r>
          </w:p>
          <w:p>
            <w:pPr>
              <w:spacing w:after="0" w:line="276"/>
            </w:pPr>
            <w:r>
              <w:rPr>
                <w:rFonts w:ascii="Calibri" w:cs="Calibri" w:eastAsia="Calibri" w:hAnsi="Calibri"/>
                <w:color w:val="666666"/>
                <w:sz w:val="16"/>
                <w:szCs w:val="16"/>
              </w:rPr>
              <w:t xml:space="preserve">Own academic practice</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Verifies every AI output before it enters own teaching or research; acceptance, revision and rejection are all justifiable outcomes.</w:t>
            </w:r>
          </w:p>
          <w:p>
            <w:pPr>
              <w:spacing w:after="0" w:line="276"/>
            </w:pPr>
            <w:r>
              <w:rPr>
                <w:rFonts w:ascii="Calibri" w:cs="Calibri" w:eastAsia="Calibri" w:hAnsi="Calibri"/>
                <w:i/>
                <w:iCs/>
                <w:color w:val="666666"/>
                <w:sz w:val="17"/>
                <w:szCs w:val="17"/>
              </w:rPr>
              <w:t xml:space="preserve">Prüft jede KI-Ausgabe, bevor sie in eigene Lehre oder Forschung eingeht; Annahme, Überarbeitung und Ablehnung sind gleichermaßen begründbare Ergebnisse.</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OECD-E3 · Sun-A(Intermediate)</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O2</w:t>
            </w:r>
          </w:p>
          <w:p>
            <w:pPr>
              <w:spacing w:after="0" w:line="276"/>
            </w:pPr>
            <w:r>
              <w:rPr>
                <w:rFonts w:ascii="Calibri" w:cs="Calibri" w:eastAsia="Calibri" w:hAnsi="Calibri"/>
                <w:color w:val="666666"/>
                <w:sz w:val="16"/>
                <w:szCs w:val="16"/>
              </w:rPr>
              <w:t xml:space="preserve">Curriculum &amp; learning design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Quality-assures AI-suggested resources against learning outcomes before they enter a course; reviews AI-generated materials for disciplinary accuracy.</w:t>
            </w:r>
          </w:p>
          <w:p>
            <w:pPr>
              <w:spacing w:after="0" w:line="276"/>
            </w:pPr>
            <w:r>
              <w:rPr>
                <w:rFonts w:ascii="Calibri" w:cs="Calibri" w:eastAsia="Calibri" w:hAnsi="Calibri"/>
                <w:i/>
                <w:iCs/>
                <w:color w:val="666666"/>
                <w:sz w:val="17"/>
                <w:szCs w:val="17"/>
              </w:rPr>
              <w:t xml:space="preserve">Qualitätssichert KI-vorgeschlagene Ressourcen entlang der Lernergebnisse, bevor sie in eine Veranstaltung eingehen; prüft KI-generierte Materialien auf fachliche Korrektheit.</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OECD-E3 · Sun-B(Basic) · DCE-2.1</w:t>
            </w:r>
          </w:p>
          <w:p>
            <w:pPr>
              <w:spacing w:after="0" w:line="276"/>
            </w:pPr>
            <w:r>
              <w:rPr>
                <w:rFonts w:ascii="Calibri" w:cs="Calibri" w:eastAsia="Calibri" w:hAnsi="Calibri"/>
                <w:i/>
                <w:iCs/>
                <w:color w:val="7A4F9E"/>
                <w:sz w:val="16"/>
                <w:szCs w:val="16"/>
              </w:rPr>
              <w:t xml:space="preserve">absorbs HET-D1 (v0.9)</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O4</w:t>
            </w:r>
          </w:p>
          <w:p>
            <w:pPr>
              <w:spacing w:after="0" w:line="276"/>
            </w:pPr>
            <w:r>
              <w:rPr>
                <w:rFonts w:ascii="Calibri" w:cs="Calibri" w:eastAsia="Calibri" w:hAnsi="Calibri"/>
                <w:color w:val="666666"/>
                <w:sz w:val="16"/>
                <w:szCs w:val="16"/>
              </w:rPr>
              <w:t xml:space="preserve">Assessment</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Reads AI-generated analyses of student performance as evidence with known construct validity and known limits, and refrains from inferences the data does not support.</w:t>
            </w:r>
          </w:p>
          <w:p>
            <w:pPr>
              <w:spacing w:after="0" w:line="276"/>
            </w:pPr>
            <w:r>
              <w:rPr>
                <w:rFonts w:ascii="Calibri" w:cs="Calibri" w:eastAsia="Calibri" w:hAnsi="Calibri"/>
                <w:i/>
                <w:iCs/>
                <w:color w:val="666666"/>
                <w:sz w:val="17"/>
                <w:szCs w:val="17"/>
              </w:rPr>
              <w:t xml:space="preserve">Liest KI-generierte Auswertungen studentischer Leistungen als Evidenz mit bekannter Konstruktvalidität und bekannten Grenzen und unterlässt Schlüsse, die die Daten nicht tragen.</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OECD-E3 · Sun-D(Intermediate) · DCE-4.2</w:t>
            </w:r>
          </w:p>
          <w:p>
            <w:pPr>
              <w:spacing w:after="0" w:line="276"/>
            </w:pPr>
            <w:r>
              <w:rPr>
                <w:rFonts w:ascii="Calibri" w:cs="Calibri" w:eastAsia="Calibri" w:hAnsi="Calibri"/>
                <w:i/>
                <w:iCs/>
                <w:color w:val="7A4F9E"/>
                <w:sz w:val="16"/>
                <w:szCs w:val="16"/>
              </w:rPr>
              <w:t xml:space="preserve">absorbs HET-A2 (v0.9)</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18" w:author="HT" w:date="2026-08-21T00:00:00Z">
              <w:r>
                <w:rPr>
                  <w:rFonts w:ascii="Calibri" w:cs="Calibri" w:eastAsia="Calibri" w:hAnsi="Calibri"/>
                  <w:b/>
                  <w:bCs/>
                  <w:color w:val="1A4A88"/>
                  <w:sz w:val="18"/>
                  <w:szCs w:val="18"/>
                </w:rPr>
                <w:delText xml:space="preserve">Perspective (Sun et al., 2026)</w:delText>
              </w:r>
            </w:del>
            <w:ins w:id="9119"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Never transfers an AI output into teaching or research without an explicit verification decision.</w:t>
            </w:r>
          </w:p>
          <w:p>
            <w:pPr>
              <w:spacing w:after="0" w:line="276"/>
            </w:pPr>
            <w:r>
              <w:rPr>
                <w:rFonts w:ascii="Calibri" w:cs="Calibri" w:eastAsia="Calibri" w:hAnsi="Calibri"/>
                <w:i/>
                <w:iCs/>
                <w:color w:val="666666"/>
                <w:sz w:val="17"/>
                <w:szCs w:val="17"/>
              </w:rPr>
              <w:t xml:space="preserve">Übernimmt keine KI-Ausgabe in Lehre oder Forschung ohne explizite Prüfentscheidung.</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Guides students to critically review AI-generated content and to identify and verify inaccuracies and biased language.</w:t>
            </w:r>
          </w:p>
          <w:p>
            <w:pPr>
              <w:spacing w:after="0" w:line="276"/>
            </w:pPr>
            <w:r>
              <w:rPr>
                <w:rFonts w:ascii="Calibri" w:cs="Calibri" w:eastAsia="Calibri" w:hAnsi="Calibri"/>
                <w:i/>
                <w:iCs/>
                <w:color w:val="666666"/>
                <w:sz w:val="17"/>
                <w:szCs w:val="17"/>
              </w:rPr>
              <w:t xml:space="preserve">Leitet Studierende an, KI-generierte Inhalte kritisch zu prüfen sowie Ungenauigkeiten und verzerrte Sprache zu erkennen und zu verifizieren.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OECD-E3 retained. The dual-perspective descriptors are taken from Sun et al. (2026, Appendix A, Intermediate tier), whose wording on reviewing AI-generated content critically and verifying inaccuracies or biased language is the most operational available formulation. Addresses criterion B3 (artefact critique).</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OECD-E3 übernommen. Die Deskriptoren der Doppelperspektive stammen aus Sun et al. (2026, Anhang A, Intermediate-Stufe), deren Formulierung zum kritischen Review KI-generierter Inhalte und zur Verifikation von Ungenauigkeiten oder verzerrter Sprache die operationalste verfügbare ist. Adressiert Kriterium B3 (Artefaktkritik).</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OECD-E3 · LM-13 · UN-3.2 · DCE-2.1 · Sun-A(Intermediate)</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KK-B3</w:t>
      </w:r>
    </w:p>
    <w:p>
      <w:pPr>
        <w:pStyle w:val="Heading3"/>
        <w:spacing w:after="60" w:before="240"/>
      </w:pPr>
      <w:r>
        <w:rPr>
          <w:rFonts w:ascii="Calibri" w:cs="Calibri" w:eastAsia="Calibri" w:hAnsi="Calibri"/>
        </w:rPr>
        <w:t xml:space="preserve">HET-E4 — Examine how predictive AI recommendations can inform or limit perspectives</w:t>
      </w:r>
    </w:p>
    <w:p>
      <w:pPr>
        <w:spacing w:after="120" w:line="276"/>
      </w:pPr>
      <w:r>
        <w:rPr>
          <w:rFonts w:ascii="Calibri" w:cs="Calibri" w:eastAsia="Calibri" w:hAnsi="Calibri"/>
          <w:b/>
          <w:bCs/>
          <w:i/>
          <w:iCs/>
          <w:color w:val="555555"/>
          <w:sz w:val="20"/>
          <w:szCs w:val="20"/>
        </w:rPr>
        <w:t xml:space="preserve">Untersuchen, wie Empfehlungen prädiktiver KI Perspektiven erweitern oder verengen</w:t>
      </w:r>
    </w:p>
    <w:p>
      <w:pPr>
        <w:spacing w:after="120" w:line="276"/>
      </w:pPr>
      <w:r>
        <w:rPr>
          <w:rFonts w:ascii="Calibri" w:cs="Calibri" w:eastAsia="Calibri" w:hAnsi="Calibri"/>
          <w:sz w:val="21"/>
          <w:szCs w:val="21"/>
        </w:rPr>
        <w:t xml:space="preserve">The capacity to analyse how recommendation and ranking systems shape what is seen, read and considered in academic work, and to identify the resulting narrowing effects. In higher education this applies above all to literature discovery and citation recommendation, to adaptive learning paths, and to any system that steers students towards or away from particular courses, resources or trajectories.</w:t>
      </w:r>
    </w:p>
    <w:p>
      <w:pPr>
        <w:spacing w:after="160" w:line="276"/>
      </w:pPr>
      <w:r>
        <w:rPr>
          <w:rFonts w:ascii="Calibri" w:cs="Calibri" w:eastAsia="Calibri" w:hAnsi="Calibri"/>
          <w:i/>
          <w:iCs/>
          <w:color w:val="555555"/>
          <w:sz w:val="19"/>
          <w:szCs w:val="19"/>
        </w:rPr>
        <w:t xml:space="preserve">Die Fähigkeit, zu analysieren, wie Empfehlungs- und Ranking-Systeme prägen, was in der wissenschaftlichen Arbeit gesehen, gelesen und erwogen wird, und die daraus folgenden Verengungseffekte zu identifizieren. Im Hochschulkontext betrifft dies vor allem Literaturrecherche und Zitationsempfehlung, adaptive Lernpfade sowie jedes System, das Studierende zu bestimmten Kursen, Ressourcen oder Bildungswegen hin- oder von ihnen weglenkt.</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Recognises that recommendation systems pre-select and that this pre-selection is not neutral.</w:t>
            </w:r>
          </w:p>
          <w:p>
            <w:pPr>
              <w:spacing w:after="0" w:line="276"/>
            </w:pPr>
            <w:r>
              <w:rPr>
                <w:rFonts w:ascii="Calibri" w:cs="Calibri" w:eastAsia="Calibri" w:hAnsi="Calibri"/>
                <w:i/>
                <w:iCs/>
                <w:color w:val="666666"/>
                <w:sz w:val="17"/>
                <w:szCs w:val="17"/>
              </w:rPr>
              <w:t xml:space="preserve">Erkennt, dass Empfehlungssysteme vorselektieren und dass diese Vorselektion nicht neutral ist.</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del w:id="9240" w:author="HT" w:date="2026-08-21T00:00:00Z">
              <w:r>
                <w:rPr>
                  <w:rFonts w:ascii="Calibri" w:cs="Calibri" w:eastAsia="Calibri" w:hAnsi="Calibri"/>
                  <w:sz w:val="18"/>
                  <w:szCs w:val="18"/>
                </w:rPr>
                <w:delText xml:space="preserve">Compares the coverage of AI-supported and manual literature searches and reflects on learning-path steering.</w:delText>
              </w:r>
            </w:del>
            <w:ins w:id="9241" w:author="HT" w:date="2026-08-21T00:00:00Z">
              <w:r>
                <w:rPr>
                  <w:rFonts w:ascii="Calibri" w:cs="Calibri" w:eastAsia="Calibri" w:hAnsi="Calibri"/>
                  <w:sz w:val="18"/>
                  <w:szCs w:val="18"/>
                </w:rPr>
                <w:t xml:space="preserve">Compares what AI-supported and non-AI-supported routes to information and resources make visible — literature discovery being one worked example — and reflects on how such recommendations steer learning paths.</w:t>
              </w:r>
            </w:ins>
          </w:p>
          <w:p>
            <w:pPr>
              <w:spacing w:after="0" w:line="276"/>
            </w:pPr>
            <w:del w:id="9242" w:author="HT" w:date="2026-08-21T00:00:00Z">
              <w:r>
                <w:rPr>
                  <w:rFonts w:ascii="Calibri" w:cs="Calibri" w:eastAsia="Calibri" w:hAnsi="Calibri"/>
                  <w:i/>
                  <w:iCs/>
                  <w:color w:val="666666"/>
                  <w:sz w:val="17"/>
                  <w:szCs w:val="17"/>
                </w:rPr>
                <w:delText xml:space="preserve">Vergleicht die Abdeckung KI-gestützter und manueller Literaturrecherchen und reflektiert die Steuerung von Lernpfaden.</w:delText>
              </w:r>
            </w:del>
            <w:ins w:id="9243" w:author="HT" w:date="2026-08-21T00:00:00Z">
              <w:r>
                <w:rPr>
                  <w:rFonts w:ascii="Calibri" w:cs="Calibri" w:eastAsia="Calibri" w:hAnsi="Calibri"/>
                  <w:i/>
                  <w:iCs/>
                  <w:color w:val="666666"/>
                  <w:sz w:val="17"/>
                  <w:szCs w:val="17"/>
                </w:rPr>
                <w:t xml:space="preserve">Vergleicht, was KI-gestützte und nicht KI-gestützte Wege zu Informationen und Ressourcen jeweils sichtbar machen — die Literaturrecherche ist dafür ein ausgearbeitetes Beispiel — und reflektiert die Steuerung von Lernpfaden.</w:t>
              </w:r>
            </w:ins>
          </w:p>
        </w:tc>
      </w:tr>
      <w:tr>
        <w:tc>
          <w:tcPr>
            <w:tcW w:type="dxa" w:w="1500"/>
            <w:tcMar>
              <w:top w:type="dxa" w:w="80"/>
              <w:left w:type="dxa" w:w="100"/>
              <w:bottom w:type="dxa" w:w="80"/>
              <w:right w:type="dxa" w:w="100"/>
            </w:tcMar>
          </w:tcPr>
          <w:p>
            <w:pPr>
              <w:spacing w:after="0" w:line="276"/>
            </w:pPr>
            <w:del w:id="9068" w:author="HT" w:date="2026-08-21T00:00:00Z">
              <w:r>
                <w:rPr>
                  <w:rFonts w:ascii="Calibri" w:cs="Calibri" w:eastAsia="Calibri" w:hAnsi="Calibri"/>
                  <w:b/>
                  <w:bCs/>
                  <w:color w:val="1A4A88"/>
                  <w:sz w:val="18"/>
                  <w:szCs w:val="18"/>
                </w:rPr>
                <w:delText xml:space="preserve">Expert</w:delText>
              </w:r>
            </w:del>
            <w:ins w:id="9069" w:author="HT" w:date="2026-08-21T00:00:00Z">
              <w:r>
                <w:rPr>
                  <w:rFonts w:ascii="Calibri" w:cs="Calibri" w:eastAsia="Calibri" w:hAnsi="Calibri"/>
                  <w:b/>
                  <w:bCs/>
                  <w:color w:val="1A4A88"/>
                  <w:sz w:val="18"/>
                  <w:szCs w:val="18"/>
                </w:rPr>
                <w:t xml:space="preserve">Advanced</w:t>
              </w:r>
            </w:ins>
          </w:p>
          <w:p>
            <w:pPr>
              <w:spacing w:after="0" w:line="276"/>
            </w:pPr>
            <w:del w:id="9010" w:author="HT" w:date="2026-08-21T00:00:00Z">
              <w:r>
                <w:rPr>
                  <w:rFonts w:ascii="Calibri" w:cs="Calibri" w:eastAsia="Calibri" w:hAnsi="Calibri"/>
                  <w:i/>
                  <w:iCs/>
                  <w:color w:val="888888"/>
                  <w:sz w:val="16"/>
                  <w:szCs w:val="16"/>
                </w:rPr>
                <w:delText xml:space="preserve">Expert:in</w:delText>
              </w:r>
            </w:del>
            <w:ins w:id="9011"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Analyses recommendation logics in institutional systems and their equity consequences, including under Annex III §3(b).</w:t>
            </w:r>
          </w:p>
          <w:p>
            <w:pPr>
              <w:spacing w:after="0" w:line="276"/>
            </w:pPr>
            <w:r>
              <w:rPr>
                <w:rFonts w:ascii="Calibri" w:cs="Calibri" w:eastAsia="Calibri" w:hAnsi="Calibri"/>
                <w:i/>
                <w:iCs/>
                <w:color w:val="666666"/>
                <w:sz w:val="17"/>
                <w:szCs w:val="17"/>
              </w:rPr>
              <w:t xml:space="preserve">Analysiert Empfehlungslogiken institutioneller Systeme und ihre Gerechtigkeitsfolgen, auch im Sinne von Anhang III §3(b).</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O2</w:t>
            </w:r>
          </w:p>
          <w:p>
            <w:pPr>
              <w:spacing w:after="0" w:line="276"/>
            </w:pPr>
            <w:r>
              <w:rPr>
                <w:rFonts w:ascii="Calibri" w:cs="Calibri" w:eastAsia="Calibri" w:hAnsi="Calibri"/>
                <w:color w:val="666666"/>
                <w:sz w:val="16"/>
                <w:szCs w:val="16"/>
              </w:rPr>
              <w:t xml:space="preserve">Curriculum &amp; learning design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Examines how AI-driven personalisation of materials narrows or widens the range of what students encounter.</w:t>
            </w:r>
          </w:p>
          <w:p>
            <w:pPr>
              <w:spacing w:after="0" w:line="276"/>
            </w:pPr>
            <w:r>
              <w:rPr>
                <w:rFonts w:ascii="Calibri" w:cs="Calibri" w:eastAsia="Calibri" w:hAnsi="Calibri"/>
                <w:i/>
                <w:iCs/>
                <w:color w:val="666666"/>
                <w:sz w:val="17"/>
                <w:szCs w:val="17"/>
              </w:rPr>
              <w:t xml:space="preserve">Untersucht, wie KI-gestützte Personalisierung von Materialien das Spektrum dessen verengt oder erweitert, was Studierenden begegnet.</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OECD-E4 · Sun-B(Intermediate) · DCE-5.2</w:t>
            </w:r>
          </w:p>
          <w:p>
            <w:pPr>
              <w:spacing w:after="0" w:line="276"/>
            </w:pPr>
            <w:r>
              <w:rPr>
                <w:rFonts w:ascii="Calibri" w:cs="Calibri" w:eastAsia="Calibri" w:hAnsi="Calibri"/>
                <w:i/>
                <w:iCs/>
                <w:color w:val="7A4F9E"/>
                <w:sz w:val="16"/>
                <w:szCs w:val="16"/>
              </w:rPr>
              <w:t xml:space="preserve">absorbs HET-D2 (v0.9)</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O3</w:t>
            </w:r>
          </w:p>
          <w:p>
            <w:pPr>
              <w:spacing w:after="0" w:line="276"/>
            </w:pPr>
            <w:r>
              <w:rPr>
                <w:rFonts w:ascii="Calibri" w:cs="Calibri" w:eastAsia="Calibri" w:hAnsi="Calibri"/>
                <w:color w:val="666666"/>
                <w:sz w:val="16"/>
                <w:szCs w:val="16"/>
              </w:rPr>
              <w:t xml:space="preserve">Teaching &amp; facilitation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Reflects on how adaptive scaffolding steers a learning path, and retains the pedagogical decision about what counts as appropriate support.</w:t>
            </w:r>
          </w:p>
          <w:p>
            <w:pPr>
              <w:spacing w:after="0" w:line="276"/>
            </w:pPr>
            <w:r>
              <w:rPr>
                <w:rFonts w:ascii="Calibri" w:cs="Calibri" w:eastAsia="Calibri" w:hAnsi="Calibri"/>
                <w:i/>
                <w:iCs/>
                <w:color w:val="666666"/>
                <w:sz w:val="17"/>
                <w:szCs w:val="17"/>
              </w:rPr>
              <w:t xml:space="preserve">Reflektiert, wie adaptives Scaffolding einen Lernpfad steuert, und behält die didaktische Entscheidung darüber, was angemessene Unterstützung ist.</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OECD-E4 · Sun-C(Intermediate) · UN-4.2</w:t>
            </w:r>
          </w:p>
          <w:p>
            <w:pPr>
              <w:spacing w:after="0" w:line="276"/>
            </w:pPr>
            <w:r>
              <w:rPr>
                <w:rFonts w:ascii="Calibri" w:cs="Calibri" w:eastAsia="Calibri" w:hAnsi="Calibri"/>
                <w:i/>
                <w:iCs/>
                <w:color w:val="7A4F9E"/>
                <w:sz w:val="16"/>
                <w:szCs w:val="16"/>
              </w:rPr>
              <w:t xml:space="preserve">absorbs HET-T2 (v0.9)</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O4</w:t>
            </w:r>
          </w:p>
          <w:p>
            <w:pPr>
              <w:spacing w:after="0" w:line="276"/>
            </w:pPr>
            <w:r>
              <w:rPr>
                <w:rFonts w:ascii="Calibri" w:cs="Calibri" w:eastAsia="Calibri" w:hAnsi="Calibri"/>
                <w:color w:val="666666"/>
                <w:sz w:val="16"/>
                <w:szCs w:val="16"/>
              </w:rPr>
              <w:t xml:space="preserve">Assessment</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Recognises learning-path steering and outcome prediction as high-risk uses under Annex III §3(b) and treats their recommendations as contestable.</w:t>
            </w:r>
          </w:p>
          <w:p>
            <w:pPr>
              <w:spacing w:after="0" w:line="276"/>
            </w:pPr>
            <w:r>
              <w:rPr>
                <w:rFonts w:ascii="Calibri" w:cs="Calibri" w:eastAsia="Calibri" w:hAnsi="Calibri"/>
                <w:i/>
                <w:iCs/>
                <w:color w:val="666666"/>
                <w:sz w:val="17"/>
                <w:szCs w:val="17"/>
              </w:rPr>
              <w:t xml:space="preserve">Erkennt Lernpfadsteuerung und Ergebnisprognose als Hochrisikonutzung nach Anhang III §3(b) </w:t>
            </w:r>
            <w:del w:id="9206" w:author="HT" w:date="2026-08-21T00:00:00Z">
              <w:r>
                <w:rPr>
                  <w:rFonts w:ascii="Calibri" w:cs="Calibri" w:eastAsia="Calibri" w:hAnsi="Calibri"/>
                  <w:i/>
                  <w:iCs/>
                  <w:color w:val="666666"/>
                  <w:sz w:val="17"/>
                  <w:szCs w:val="17"/>
                </w:rPr>
                <w:delText xml:space="preserve">und behandelt deren Empfehlungen als bestreitbar.</w:delText>
              </w:r>
            </w:del>
            <w:ins w:id="9207" w:author="HT" w:date="2026-08-21T00:00:00Z">
              <w:r>
                <w:rPr>
                  <w:rFonts w:ascii="Calibri" w:cs="Calibri" w:eastAsia="Calibri" w:hAnsi="Calibri"/>
                  <w:i/>
                  <w:iCs/>
                  <w:color w:val="666666"/>
                  <w:sz w:val="17"/>
                  <w:szCs w:val="17"/>
                </w:rPr>
                <w:t xml:space="preserve">und behandelt deren Empfehlungen als begründungs- und widerspruchsfähig.</w:t>
              </w:r>
            </w:ins>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OECD-E4 · UN-1.1</w:t>
            </w:r>
          </w:p>
          <w:p>
            <w:pPr>
              <w:spacing w:after="0" w:line="276"/>
            </w:pPr>
            <w:r>
              <w:rPr>
                <w:rFonts w:ascii="Calibri" w:cs="Calibri" w:eastAsia="Calibri" w:hAnsi="Calibri"/>
                <w:i/>
                <w:iCs/>
                <w:color w:val="8A3324"/>
                <w:sz w:val="16"/>
                <w:szCs w:val="16"/>
              </w:rPr>
              <w:t xml:space="preserve">bounded by Annex III §3(b)</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p>
            <w:pPr>
              <w:spacing w:after="0" w:line="276"/>
            </w:pPr>
            <w:r>
              <w:rPr>
                <w:rFonts w:ascii="Calibri" w:cs="Calibri" w:eastAsia="Calibri" w:hAnsi="Calibri"/>
                <w:color w:val="666666"/>
                <w:sz w:val="16"/>
                <w:szCs w:val="16"/>
              </w:rPr>
              <w:t xml:space="preserve">Institution &amp; scholarship</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Counteracts narrowing effects of recommendation systems in literature search through deliberate methodological diversification.</w:t>
            </w:r>
          </w:p>
          <w:p>
            <w:pPr>
              <w:spacing w:after="0" w:line="276"/>
            </w:pPr>
            <w:r>
              <w:rPr>
                <w:rFonts w:ascii="Calibri" w:cs="Calibri" w:eastAsia="Calibri" w:hAnsi="Calibri"/>
                <w:i/>
                <w:iCs/>
                <w:color w:val="666666"/>
                <w:sz w:val="17"/>
                <w:szCs w:val="17"/>
              </w:rPr>
              <w:t xml:space="preserve">Wirkt Verengungseffekten von Empfehlungssystemen in der Literaturrecherche durch bewusste methodische Diversifizierung entgegen.</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OECD-E4 · DC-1.1</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20" w:author="HT" w:date="2026-08-21T00:00:00Z">
              <w:r>
                <w:rPr>
                  <w:rFonts w:ascii="Calibri" w:cs="Calibri" w:eastAsia="Calibri" w:hAnsi="Calibri"/>
                  <w:b/>
                  <w:bCs/>
                  <w:color w:val="1A4A88"/>
                  <w:sz w:val="18"/>
                  <w:szCs w:val="18"/>
                </w:rPr>
                <w:delText xml:space="preserve">Perspective (Sun et al., 2026)</w:delText>
              </w:r>
            </w:del>
            <w:ins w:id="9121"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Counteracts narrowing effects in own literature work through deliberate methodological diversification.</w:t>
            </w:r>
          </w:p>
          <w:p>
            <w:pPr>
              <w:spacing w:after="0" w:line="276"/>
            </w:pPr>
            <w:r>
              <w:rPr>
                <w:rFonts w:ascii="Calibri" w:cs="Calibri" w:eastAsia="Calibri" w:hAnsi="Calibri"/>
                <w:i/>
                <w:iCs/>
                <w:color w:val="666666"/>
                <w:sz w:val="17"/>
                <w:szCs w:val="17"/>
              </w:rPr>
              <w:t xml:space="preserve">Wirkt Verengungseffekten in der eigenen Literaturarbeit durch bewusste methodische Diversifizierung entgegen.</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Enables students to recognise filter effects in study recommendations and search results.</w:t>
            </w:r>
          </w:p>
          <w:p>
            <w:pPr>
              <w:spacing w:after="0" w:line="276"/>
            </w:pPr>
            <w:del w:id="9210" w:author="HT" w:date="2026-08-21T00:00:00Z">
              <w:r>
                <w:rPr>
                  <w:rFonts w:ascii="Calibri" w:cs="Calibri" w:eastAsia="Calibri" w:hAnsi="Calibri"/>
                  <w:i/>
                  <w:iCs/>
                  <w:color w:val="666666"/>
                  <w:sz w:val="17"/>
                  <w:szCs w:val="17"/>
                </w:rPr>
                <w:delText xml:space="preserve">Befähigt Studierende, Filtereffekte in Studienempfehlungen und Suchergebnissen zu erkennen.</w:delText>
              </w:r>
            </w:del>
            <w:ins w:id="9211" w:author="HT" w:date="2026-08-21T00:00:00Z">
              <w:r>
                <w:rPr>
                  <w:rFonts w:ascii="Calibri" w:cs="Calibri" w:eastAsia="Calibri" w:hAnsi="Calibri"/>
                  <w:i/>
                  <w:iCs/>
                  <w:color w:val="666666"/>
                  <w:sz w:val="17"/>
                  <w:szCs w:val="17"/>
                </w:rPr>
                <w:t xml:space="preserve">Befähigt Studierende, Verengungseffekte in Studienempfehlungen und Suchergebnissen zu erkennen.</w:t>
              </w:r>
            </w:ins>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OECD-E4 retained; supported by UNESCO 1.1 (Human Agency) and DigComp 2.2 DC-1.1. </w:t>
      </w:r>
      <w:del w:id="9054" w:author="HT" w:date="2026-08-21T00:00:00Z">
        <w:r>
          <w:rPr>
            <w:rFonts w:ascii="Calibri" w:cs="Calibri" w:eastAsia="Calibri" w:hAnsi="Calibri"/>
            <w:sz w:val="19"/>
            <w:szCs w:val="19"/>
          </w:rPr>
          <w:delText xml:space="preserve">The high-risk reference at Expert level</w:delText>
        </w:r>
      </w:del>
      <w:ins w:id="9055" w:author="HT" w:date="2026-08-21T00:00:00Z">
        <w:r>
          <w:rPr>
            <w:rFonts w:ascii="Calibri" w:cs="Calibri" w:eastAsia="Calibri" w:hAnsi="Calibri"/>
            <w:sz w:val="19"/>
            <w:szCs w:val="19"/>
          </w:rPr>
          <w:t xml:space="preserve">The high-risk reference at Advanced level</w:t>
        </w:r>
      </w:ins>
      <w:r>
        <w:rPr>
          <w:rFonts w:ascii="Calibri" w:cs="Calibri" w:eastAsia="Calibri" w:hAnsi="Calibri"/>
          <w:sz w:val="19"/>
          <w:szCs w:val="19"/>
        </w:rPr>
        <w:t xml:space="preserve"> is a legal constraint (Annex III §3(b)), not an added competence.</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OECD-E4 übernommen; gestützt durch UNESCO 1.1 (Human Agency) und DigComp 2.2 DC-1.1. </w:t>
      </w:r>
      <w:del w:id="9056" w:author="HT" w:date="2026-08-21T00:00:00Z">
        <w:r>
          <w:rPr>
            <w:rFonts w:ascii="Calibri" w:cs="Calibri" w:eastAsia="Calibri" w:hAnsi="Calibri"/>
            <w:i/>
            <w:iCs/>
            <w:color w:val="666666"/>
            <w:sz w:val="18"/>
            <w:szCs w:val="18"/>
          </w:rPr>
          <w:delText xml:space="preserve">Der Hochrisiko-Bezug auf Expert-Niveau</w:delText>
        </w:r>
      </w:del>
      <w:ins w:id="9057" w:author="HT" w:date="2026-08-21T00:00:00Z">
        <w:r>
          <w:rPr>
            <w:rFonts w:ascii="Calibri" w:cs="Calibri" w:eastAsia="Calibri" w:hAnsi="Calibri"/>
            <w:i/>
            <w:iCs/>
            <w:color w:val="666666"/>
            <w:sz w:val="18"/>
            <w:szCs w:val="18"/>
          </w:rPr>
          <w:t xml:space="preserve">Der Hochrisiko-Bezug auf Advanced-Niveau</w:t>
        </w:r>
      </w:ins>
      <w:r>
        <w:rPr>
          <w:rFonts w:ascii="Calibri" w:cs="Calibri" w:eastAsia="Calibri" w:hAnsi="Calibri"/>
          <w:i/>
          <w:iCs/>
          <w:color w:val="666666"/>
          <w:sz w:val="18"/>
          <w:szCs w:val="18"/>
        </w:rPr>
        <w:t xml:space="preserve"> ist eine rechtliche Randbedingung (Anhang III §3(b)), keine zusätzliche Kompetenz.</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OECD-E4 · LM-8 · UN-1.1 · DC-1.1</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KK-B4, KK-B7</w:t>
      </w:r>
    </w:p>
    <w:p>
      <w:pPr>
        <w:pStyle w:val="Heading3"/>
        <w:spacing w:after="60" w:before="240"/>
      </w:pPr>
      <w:r>
        <w:rPr>
          <w:rFonts w:ascii="Calibri" w:cs="Calibri" w:eastAsia="Calibri" w:hAnsi="Calibri"/>
        </w:rPr>
        <w:t xml:space="preserve">HET-E5 — Compare how AI systems consume energy and natural resources</w:t>
      </w:r>
    </w:p>
    <w:p>
      <w:pPr>
        <w:spacing w:after="120" w:line="276"/>
      </w:pPr>
      <w:r>
        <w:rPr>
          <w:rFonts w:ascii="Calibri" w:cs="Calibri" w:eastAsia="Calibri" w:hAnsi="Calibri"/>
          <w:b/>
          <w:bCs/>
          <w:i/>
          <w:iCs/>
          <w:color w:val="555555"/>
          <w:sz w:val="20"/>
          <w:szCs w:val="20"/>
        </w:rPr>
        <w:t xml:space="preserve">Energie- und Ressourcenverbrauch von KI-Systemen vergleichen</w:t>
      </w:r>
    </w:p>
    <w:p>
      <w:pPr>
        <w:spacing w:after="120" w:line="276"/>
      </w:pPr>
      <w:r>
        <w:rPr>
          <w:rFonts w:ascii="Calibri" w:cs="Calibri" w:eastAsia="Calibri" w:hAnsi="Calibri"/>
          <w:sz w:val="21"/>
          <w:szCs w:val="21"/>
        </w:rPr>
        <w:t xml:space="preserve">The capacity to take the material and environmental cost of AI use into account as a criterion in academic decision-making — in the choice of tools for teaching, in the design of research pipelines and in institutional procurement — and to compare systems on this basis rather than on functionality alone.</w:t>
      </w:r>
    </w:p>
    <w:p>
      <w:pPr>
        <w:spacing w:after="160" w:line="276"/>
      </w:pPr>
      <w:r>
        <w:rPr>
          <w:rFonts w:ascii="Calibri" w:cs="Calibri" w:eastAsia="Calibri" w:hAnsi="Calibri"/>
          <w:i/>
          <w:iCs/>
          <w:color w:val="555555"/>
          <w:sz w:val="19"/>
          <w:szCs w:val="19"/>
        </w:rPr>
        <w:t xml:space="preserve">Die Fähigkeit, die materiellen und ökologischen Kosten der KI-Nutzung als Kriterium akademischer Entscheidungen einzubeziehen — bei der Werkzeugwahl in der Lehre, beim Design von Forschungsprozessen und in der institutionellen Beschaffung — und Systeme auf dieser Grundlage und nicht allein nach Funktionalität zu vergleichen.</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Knows that AI use causes energy, water and hardware costs and can name orders of magnitude.</w:t>
            </w:r>
          </w:p>
          <w:p>
            <w:pPr>
              <w:spacing w:after="0" w:line="276"/>
            </w:pPr>
            <w:r>
              <w:rPr>
                <w:rFonts w:ascii="Calibri" w:cs="Calibri" w:eastAsia="Calibri" w:hAnsi="Calibri"/>
                <w:i/>
                <w:iCs/>
                <w:color w:val="666666"/>
                <w:sz w:val="17"/>
                <w:szCs w:val="17"/>
              </w:rPr>
              <w:t xml:space="preserve">Weiß, dass KI-Nutzung Energie-, Wasser- und Hardwarekosten verursacht, und kann Größenordnungen benennen.</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Includes resource consumption as an explicit criterion in tool selection and course design.</w:t>
            </w:r>
          </w:p>
          <w:p>
            <w:pPr>
              <w:spacing w:after="0" w:line="276"/>
            </w:pPr>
            <w:r>
              <w:rPr>
                <w:rFonts w:ascii="Calibri" w:cs="Calibri" w:eastAsia="Calibri" w:hAnsi="Calibri"/>
                <w:i/>
                <w:iCs/>
                <w:color w:val="666666"/>
                <w:sz w:val="17"/>
                <w:szCs w:val="17"/>
              </w:rPr>
              <w:t xml:space="preserve">Bezieht Ressourcenverbrauch als explizites Kriterium in Werkzeugwahl und Lehrplanung ein.</w:t>
            </w:r>
          </w:p>
        </w:tc>
      </w:tr>
      <w:tr>
        <w:tc>
          <w:tcPr>
            <w:tcW w:type="dxa" w:w="1500"/>
            <w:tcMar>
              <w:top w:type="dxa" w:w="80"/>
              <w:left w:type="dxa" w:w="100"/>
              <w:bottom w:type="dxa" w:w="80"/>
              <w:right w:type="dxa" w:w="100"/>
            </w:tcMar>
          </w:tcPr>
          <w:p>
            <w:pPr>
              <w:spacing w:after="0" w:line="276"/>
            </w:pPr>
            <w:del w:id="9070" w:author="HT" w:date="2026-08-21T00:00:00Z">
              <w:r>
                <w:rPr>
                  <w:rFonts w:ascii="Calibri" w:cs="Calibri" w:eastAsia="Calibri" w:hAnsi="Calibri"/>
                  <w:b/>
                  <w:bCs/>
                  <w:color w:val="1A4A88"/>
                  <w:sz w:val="18"/>
                  <w:szCs w:val="18"/>
                </w:rPr>
                <w:delText xml:space="preserve">Expert</w:delText>
              </w:r>
            </w:del>
            <w:ins w:id="9071" w:author="HT" w:date="2026-08-21T00:00:00Z">
              <w:r>
                <w:rPr>
                  <w:rFonts w:ascii="Calibri" w:cs="Calibri" w:eastAsia="Calibri" w:hAnsi="Calibri"/>
                  <w:b/>
                  <w:bCs/>
                  <w:color w:val="1A4A88"/>
                  <w:sz w:val="18"/>
                  <w:szCs w:val="18"/>
                </w:rPr>
                <w:t xml:space="preserve">Advanced</w:t>
              </w:r>
            </w:ins>
          </w:p>
          <w:p>
            <w:pPr>
              <w:spacing w:after="0" w:line="276"/>
            </w:pPr>
            <w:del w:id="9012" w:author="HT" w:date="2026-08-21T00:00:00Z">
              <w:r>
                <w:rPr>
                  <w:rFonts w:ascii="Calibri" w:cs="Calibri" w:eastAsia="Calibri" w:hAnsi="Calibri"/>
                  <w:i/>
                  <w:iCs/>
                  <w:color w:val="888888"/>
                  <w:sz w:val="16"/>
                  <w:szCs w:val="16"/>
                </w:rPr>
                <w:delText xml:space="preserve">Expert:in</w:delText>
              </w:r>
            </w:del>
            <w:ins w:id="9013"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Contributes sustainability criteria to institutional AI procurement and reporting.</w:t>
            </w:r>
          </w:p>
          <w:p>
            <w:pPr>
              <w:spacing w:after="0" w:line="276"/>
            </w:pPr>
            <w:r>
              <w:rPr>
                <w:rFonts w:ascii="Calibri" w:cs="Calibri" w:eastAsia="Calibri" w:hAnsi="Calibri"/>
                <w:i/>
                <w:iCs/>
                <w:color w:val="666666"/>
                <w:sz w:val="17"/>
                <w:szCs w:val="17"/>
              </w:rPr>
              <w:t xml:space="preserve">Bringt Nachhaltigkeitskriterien in institutionelle KI-Beschaffung und Berichterstattung ein.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O1</w:t>
            </w:r>
          </w:p>
          <w:p>
            <w:pPr>
              <w:spacing w:after="0" w:line="276"/>
            </w:pPr>
            <w:r>
              <w:rPr>
                <w:rFonts w:ascii="Calibri" w:cs="Calibri" w:eastAsia="Calibri" w:hAnsi="Calibri"/>
                <w:color w:val="666666"/>
                <w:sz w:val="16"/>
                <w:szCs w:val="16"/>
              </w:rPr>
              <w:t xml:space="preserve">Own academic practice</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Weighs resource cost against benefit when choosing tools for one's own work.</w:t>
            </w:r>
          </w:p>
          <w:p>
            <w:pPr>
              <w:spacing w:after="0" w:line="276"/>
            </w:pPr>
            <w:r>
              <w:rPr>
                <w:rFonts w:ascii="Calibri" w:cs="Calibri" w:eastAsia="Calibri" w:hAnsi="Calibri"/>
                <w:i/>
                <w:iCs/>
                <w:color w:val="666666"/>
                <w:sz w:val="17"/>
                <w:szCs w:val="17"/>
              </w:rPr>
              <w:t xml:space="preserve">Wägt Ressourcenkosten gegen den Nutzen bei der Werkzeugwahl für die eigene Arbeit ab.</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OECD-E5 · DC-4.4</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O3</w:t>
            </w:r>
          </w:p>
          <w:p>
            <w:pPr>
              <w:spacing w:after="0" w:line="276"/>
            </w:pPr>
            <w:r>
              <w:rPr>
                <w:rFonts w:ascii="Calibri" w:cs="Calibri" w:eastAsia="Calibri" w:hAnsi="Calibri"/>
                <w:color w:val="666666"/>
                <w:sz w:val="16"/>
                <w:szCs w:val="16"/>
              </w:rPr>
              <w:t xml:space="preserve">Teaching &amp; facilitation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Makes the environmental cost of AI use a subject of reflection with students.</w:t>
            </w:r>
          </w:p>
          <w:p>
            <w:pPr>
              <w:spacing w:after="0" w:line="276"/>
            </w:pPr>
            <w:r>
              <w:rPr>
                <w:rFonts w:ascii="Calibri" w:cs="Calibri" w:eastAsia="Calibri" w:hAnsi="Calibri"/>
                <w:i/>
                <w:iCs/>
                <w:color w:val="666666"/>
                <w:sz w:val="17"/>
                <w:szCs w:val="17"/>
              </w:rPr>
              <w:t xml:space="preserve">Macht die ökologischen Kosten der KI-Nutzung zum Reflexionsgegenstand mit Studierenden.</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OECD-E5 · UN-2.1</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p>
            <w:pPr>
              <w:spacing w:after="0" w:line="276"/>
            </w:pPr>
            <w:r>
              <w:rPr>
                <w:rFonts w:ascii="Calibri" w:cs="Calibri" w:eastAsia="Calibri" w:hAnsi="Calibri"/>
                <w:color w:val="666666"/>
                <w:sz w:val="16"/>
                <w:szCs w:val="16"/>
              </w:rPr>
              <w:t xml:space="preserve">Institution &amp; scholarship</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Contributes sustainability criteria to institutional AI procurement and reporting.</w:t>
            </w:r>
          </w:p>
          <w:p>
            <w:pPr>
              <w:spacing w:after="0" w:line="276"/>
            </w:pPr>
            <w:r>
              <w:rPr>
                <w:rFonts w:ascii="Calibri" w:cs="Calibri" w:eastAsia="Calibri" w:hAnsi="Calibri"/>
                <w:i/>
                <w:iCs/>
                <w:color w:val="666666"/>
                <w:sz w:val="17"/>
                <w:szCs w:val="17"/>
              </w:rPr>
              <w:t xml:space="preserve">Bringt Nachhaltigkeitskriterien in institutionelle KI-Beschaffung und Berichterstattung ein.</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OECD-E5 · UN-2.1 · ICT-A5.L3</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22" w:author="HT" w:date="2026-08-21T00:00:00Z">
              <w:r>
                <w:rPr>
                  <w:rFonts w:ascii="Calibri" w:cs="Calibri" w:eastAsia="Calibri" w:hAnsi="Calibri"/>
                  <w:b/>
                  <w:bCs/>
                  <w:color w:val="1A4A88"/>
                  <w:sz w:val="18"/>
                  <w:szCs w:val="18"/>
                </w:rPr>
                <w:delText xml:space="preserve">Perspective (Sun et al., 2026)</w:delText>
              </w:r>
            </w:del>
            <w:ins w:id="9123"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Weighs resource cost against pedagogical benefit when selecting tools.</w:t>
            </w:r>
          </w:p>
          <w:p>
            <w:pPr>
              <w:spacing w:after="0" w:line="276"/>
            </w:pPr>
            <w:r>
              <w:rPr>
                <w:rFonts w:ascii="Calibri" w:cs="Calibri" w:eastAsia="Calibri" w:hAnsi="Calibri"/>
                <w:i/>
                <w:iCs/>
                <w:color w:val="666666"/>
                <w:sz w:val="17"/>
                <w:szCs w:val="17"/>
              </w:rPr>
              <w:t xml:space="preserve">Wägt Ressourcenkosten gegen den didaktischen Nutzen bei der Werkzeugwahl ab.</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Makes the environmental cost of AI use a subject of reflection with students.</w:t>
            </w:r>
          </w:p>
          <w:p>
            <w:pPr>
              <w:spacing w:after="0" w:line="276"/>
            </w:pPr>
            <w:r>
              <w:rPr>
                <w:rFonts w:ascii="Calibri" w:cs="Calibri" w:eastAsia="Calibri" w:hAnsi="Calibri"/>
                <w:i/>
                <w:iCs/>
                <w:color w:val="666666"/>
                <w:sz w:val="17"/>
                <w:szCs w:val="17"/>
              </w:rPr>
              <w:t xml:space="preserve">Macht die ökologischen Kosten der KI-Nutzung zum Reflexionsgegenstand mit Studierenden.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OECD-E5 retained; anchored in the UNESCO sustainability principle (2.1) and DigComp 2.2 DC-4.4 (protecting the environment).</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OECD-E5 übernommen; verankert im UNESCO-Nachhaltigkeitsprinzip (2.1) und in DigComp 2.2 DC-4.4 (Umweltschutz).</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OECD-E5 · UN-2.1 · DC-4.4</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KK-B7</w:t>
      </w:r>
    </w:p>
    <w:p>
      <w:pPr>
        <w:pStyle w:val="Heading3"/>
        <w:spacing w:after="60" w:before="240"/>
      </w:pPr>
      <w:r>
        <w:rPr>
          <w:rFonts w:ascii="Calibri" w:cs="Calibri" w:eastAsia="Calibri" w:hAnsi="Calibri"/>
        </w:rPr>
        <w:t xml:space="preserve">HET-E6 — Explain how AI can amplify societal biases and concentrate epistemic authority</w:t>
      </w:r>
    </w:p>
    <w:p>
      <w:pPr>
        <w:spacing w:after="120" w:line="276"/>
      </w:pPr>
      <w:r>
        <w:rPr>
          <w:rFonts w:ascii="Calibri" w:cs="Calibri" w:eastAsia="Calibri" w:hAnsi="Calibri"/>
          <w:b/>
          <w:bCs/>
          <w:i/>
          <w:iCs/>
          <w:color w:val="555555"/>
          <w:sz w:val="20"/>
          <w:szCs w:val="20"/>
        </w:rPr>
        <w:t xml:space="preserve">Erklären, wie KI gesellschaftliche Verzerrungen verstärkt und epistemische Autorität konzentriert</w:t>
      </w:r>
    </w:p>
    <w:p>
      <w:pPr>
        <w:spacing w:after="120" w:line="276"/>
      </w:pPr>
      <w:r>
        <w:rPr>
          <w:rFonts w:ascii="Calibri" w:cs="Calibri" w:eastAsia="Calibri" w:hAnsi="Calibri"/>
          <w:sz w:val="21"/>
          <w:szCs w:val="21"/>
        </w:rPr>
        <w:t xml:space="preserve">The capacity to explain how bias enters AI systems at the stages of data, design, development and deployment, and how their use in higher education can reproduce or amplify existing inequalities in access, assessment and academic recognition. In this framework the competence extends explicitly to the concentration of platform and corporate power and to the resulting shifts in epistemic authority over what counts as valid academic knowledge.</w:t>
      </w:r>
    </w:p>
    <w:p>
      <w:pPr>
        <w:spacing w:after="160" w:line="276"/>
      </w:pPr>
      <w:r>
        <w:rPr>
          <w:rFonts w:ascii="Calibri" w:cs="Calibri" w:eastAsia="Calibri" w:hAnsi="Calibri"/>
          <w:i/>
          <w:iCs/>
          <w:color w:val="555555"/>
          <w:sz w:val="19"/>
          <w:szCs w:val="19"/>
        </w:rPr>
        <w:t xml:space="preserve">Die Fähigkeit, zu erklären, wie Verzerrungen auf den Stufen Daten, Design, Entwicklung und Einsatz in KI-Systeme gelangen und wie deren Nutzung in der Hochschule bestehende Ungleichheiten in Zugang, Bewertung und akademischer Anerkennung reproduzieren oder verstärken kann. In diesem Rahmen erstreckt sich die Kompetenz ausdrücklich auf die Konzentration von Plattform- und Unternehmensmacht sowie auf die daraus folgenden Verschiebungen epistemischer Autorität darüber, was als gültiges akademisches Wissen gilt.</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Names bias as a systematic property of AI systems and identifies its sources.</w:t>
            </w:r>
          </w:p>
          <w:p>
            <w:pPr>
              <w:spacing w:after="0" w:line="276"/>
            </w:pPr>
            <w:r>
              <w:rPr>
                <w:rFonts w:ascii="Calibri" w:cs="Calibri" w:eastAsia="Calibri" w:hAnsi="Calibri"/>
                <w:i/>
                <w:iCs/>
                <w:color w:val="666666"/>
                <w:sz w:val="17"/>
                <w:szCs w:val="17"/>
              </w:rPr>
              <w:t xml:space="preserve">Benennt Bias als systematische Eigenschaft von KI-Systemen und identifiziert dessen Quellen.</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Explains bias effects for specific groups in own teaching and assessment settings.</w:t>
            </w:r>
          </w:p>
          <w:p>
            <w:pPr>
              <w:spacing w:after="0" w:line="276"/>
            </w:pPr>
            <w:r>
              <w:rPr>
                <w:rFonts w:ascii="Calibri" w:cs="Calibri" w:eastAsia="Calibri" w:hAnsi="Calibri"/>
                <w:i/>
                <w:iCs/>
                <w:color w:val="666666"/>
                <w:sz w:val="17"/>
                <w:szCs w:val="17"/>
              </w:rPr>
              <w:t xml:space="preserve">Erklärt Bias-Effekte für konkrete Gruppen in eigenen Lehr- und Prüfungssettings.</w:t>
            </w:r>
          </w:p>
        </w:tc>
      </w:tr>
      <w:tr>
        <w:tc>
          <w:tcPr>
            <w:tcW w:type="dxa" w:w="1500"/>
            <w:tcMar>
              <w:top w:type="dxa" w:w="80"/>
              <w:left w:type="dxa" w:w="100"/>
              <w:bottom w:type="dxa" w:w="80"/>
              <w:right w:type="dxa" w:w="100"/>
            </w:tcMar>
          </w:tcPr>
          <w:p>
            <w:pPr>
              <w:spacing w:after="0" w:line="276"/>
            </w:pPr>
            <w:del w:id="9072" w:author="HT" w:date="2026-08-21T00:00:00Z">
              <w:r>
                <w:rPr>
                  <w:rFonts w:ascii="Calibri" w:cs="Calibri" w:eastAsia="Calibri" w:hAnsi="Calibri"/>
                  <w:b/>
                  <w:bCs/>
                  <w:color w:val="1A4A88"/>
                  <w:sz w:val="18"/>
                  <w:szCs w:val="18"/>
                </w:rPr>
                <w:delText xml:space="preserve">Expert</w:delText>
              </w:r>
            </w:del>
            <w:ins w:id="9073" w:author="HT" w:date="2026-08-21T00:00:00Z">
              <w:r>
                <w:rPr>
                  <w:rFonts w:ascii="Calibri" w:cs="Calibri" w:eastAsia="Calibri" w:hAnsi="Calibri"/>
                  <w:b/>
                  <w:bCs/>
                  <w:color w:val="1A4A88"/>
                  <w:sz w:val="18"/>
                  <w:szCs w:val="18"/>
                </w:rPr>
                <w:t xml:space="preserve">Advanced</w:t>
              </w:r>
            </w:ins>
          </w:p>
          <w:p>
            <w:pPr>
              <w:spacing w:after="0" w:line="276"/>
            </w:pPr>
            <w:del w:id="9014" w:author="HT" w:date="2026-08-21T00:00:00Z">
              <w:r>
                <w:rPr>
                  <w:rFonts w:ascii="Calibri" w:cs="Calibri" w:eastAsia="Calibri" w:hAnsi="Calibri"/>
                  <w:i/>
                  <w:iCs/>
                  <w:color w:val="888888"/>
                  <w:sz w:val="16"/>
                  <w:szCs w:val="16"/>
                </w:rPr>
                <w:delText xml:space="preserve">Expert:in</w:delText>
              </w:r>
            </w:del>
            <w:ins w:id="9015"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Analyses structural power and epistemic concentration in the academic AI ecosystem and its consequences for the discipline.</w:t>
            </w:r>
          </w:p>
          <w:p>
            <w:pPr>
              <w:spacing w:after="0" w:line="276"/>
            </w:pPr>
            <w:r>
              <w:rPr>
                <w:rFonts w:ascii="Calibri" w:cs="Calibri" w:eastAsia="Calibri" w:hAnsi="Calibri"/>
                <w:i/>
                <w:iCs/>
                <w:color w:val="666666"/>
                <w:sz w:val="17"/>
                <w:szCs w:val="17"/>
              </w:rPr>
              <w:t xml:space="preserve">Analysiert strukturelle Macht- und Wissenskonzentration im akademischen KI-Ökosystem und </w:t>
            </w:r>
            <w:del w:id="9208" w:author="HT" w:date="2026-08-21T00:00:00Z">
              <w:r>
                <w:rPr>
                  <w:rFonts w:ascii="Calibri" w:cs="Calibri" w:eastAsia="Calibri" w:hAnsi="Calibri"/>
                  <w:i/>
                  <w:iCs/>
                  <w:color w:val="666666"/>
                  <w:sz w:val="17"/>
                  <w:szCs w:val="17"/>
                </w:rPr>
                <w:delText xml:space="preserve">deren Folgen für das Fach.</w:delText>
              </w:r>
            </w:del>
            <w:ins w:id="9209" w:author="HT" w:date="2026-08-21T00:00:00Z">
              <w:r>
                <w:rPr>
                  <w:rFonts w:ascii="Calibri" w:cs="Calibri" w:eastAsia="Calibri" w:hAnsi="Calibri"/>
                  <w:i/>
                  <w:iCs/>
                  <w:color w:val="666666"/>
                  <w:sz w:val="17"/>
                  <w:szCs w:val="17"/>
                </w:rPr>
                <w:t xml:space="preserve">deren Folgen für die Disziplin.</w:t>
              </w:r>
            </w:ins>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O2</w:t>
            </w:r>
          </w:p>
          <w:p>
            <w:pPr>
              <w:spacing w:after="0" w:line="276"/>
            </w:pPr>
            <w:r>
              <w:rPr>
                <w:rFonts w:ascii="Calibri" w:cs="Calibri" w:eastAsia="Calibri" w:hAnsi="Calibri"/>
                <w:color w:val="666666"/>
                <w:sz w:val="16"/>
                <w:szCs w:val="16"/>
              </w:rPr>
              <w:t xml:space="preserve">Curriculum &amp; learning design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Reviews AI-generated materials and personalisation logic for effects that disadvantage particular student groups.</w:t>
            </w:r>
          </w:p>
          <w:p>
            <w:pPr>
              <w:spacing w:after="0" w:line="276"/>
            </w:pPr>
            <w:r>
              <w:rPr>
                <w:rFonts w:ascii="Calibri" w:cs="Calibri" w:eastAsia="Calibri" w:hAnsi="Calibri"/>
                <w:i/>
                <w:iCs/>
                <w:color w:val="666666"/>
                <w:sz w:val="17"/>
                <w:szCs w:val="17"/>
              </w:rPr>
              <w:t xml:space="preserve">Prüft KI-generierte Materialien und Personalisierungslogiken auf Effekte, die bestimmte Studierendengruppen benachteiligen.</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OECD-E6 · DCE-5.1</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O4</w:t>
            </w:r>
          </w:p>
          <w:p>
            <w:pPr>
              <w:spacing w:after="0" w:line="276"/>
            </w:pPr>
            <w:r>
              <w:rPr>
                <w:rFonts w:ascii="Calibri" w:cs="Calibri" w:eastAsia="Calibri" w:hAnsi="Calibri"/>
                <w:color w:val="666666"/>
                <w:sz w:val="16"/>
                <w:szCs w:val="16"/>
              </w:rPr>
              <w:t xml:space="preserve">Assessment</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Explains how bias in assessment support can reproduce existing inequalities in grading and academic recognition.</w:t>
            </w:r>
          </w:p>
          <w:p>
            <w:pPr>
              <w:spacing w:after="0" w:line="276"/>
            </w:pPr>
            <w:r>
              <w:rPr>
                <w:rFonts w:ascii="Calibri" w:cs="Calibri" w:eastAsia="Calibri" w:hAnsi="Calibri"/>
                <w:i/>
                <w:iCs/>
                <w:color w:val="666666"/>
                <w:sz w:val="17"/>
                <w:szCs w:val="17"/>
              </w:rPr>
              <w:t xml:space="preserve">Erklärt, wie Verzerrungen in der Prüfungsunterstützung bestehende Ungleichheiten in Bewertung und akademischer Anerkennung reproduzieren können.</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OECD-E6 · UN-2.1</w:t>
            </w:r>
          </w:p>
          <w:p>
            <w:pPr>
              <w:spacing w:after="0" w:line="276"/>
            </w:pPr>
            <w:r>
              <w:rPr>
                <w:rFonts w:ascii="Calibri" w:cs="Calibri" w:eastAsia="Calibri" w:hAnsi="Calibri"/>
                <w:i/>
                <w:iCs/>
                <w:color w:val="8A3324"/>
                <w:sz w:val="16"/>
                <w:szCs w:val="16"/>
              </w:rPr>
              <w:t xml:space="preserve">bounded by Art. 5(1)(b); Recital 56</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p>
            <w:pPr>
              <w:spacing w:after="0" w:line="276"/>
            </w:pPr>
            <w:r>
              <w:rPr>
                <w:rFonts w:ascii="Calibri" w:cs="Calibri" w:eastAsia="Calibri" w:hAnsi="Calibri"/>
                <w:color w:val="666666"/>
                <w:sz w:val="16"/>
                <w:szCs w:val="16"/>
              </w:rPr>
              <w:t xml:space="preserve">Institution &amp; scholarship</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Analyses platform and corporate concentration in the academic AI ecosystem and the resulting shifts in epistemic authority over valid disciplinary knowledge.</w:t>
            </w:r>
          </w:p>
          <w:p>
            <w:pPr>
              <w:spacing w:after="0" w:line="276"/>
            </w:pPr>
            <w:r>
              <w:rPr>
                <w:rFonts w:ascii="Calibri" w:cs="Calibri" w:eastAsia="Calibri" w:hAnsi="Calibri"/>
                <w:i/>
                <w:iCs/>
                <w:color w:val="666666"/>
                <w:sz w:val="17"/>
                <w:szCs w:val="17"/>
              </w:rPr>
              <w:t xml:space="preserve">Analysiert Plattform- und Unternehmenskonzentration im akademischen KI-Ökosystem und die daraus folgenden Verschiebungen epistemischer Autorität über gültiges fachliches Wissen.</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OECD-E6 · UN-1.3</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24" w:author="HT" w:date="2026-08-21T00:00:00Z">
              <w:r>
                <w:rPr>
                  <w:rFonts w:ascii="Calibri" w:cs="Calibri" w:eastAsia="Calibri" w:hAnsi="Calibri"/>
                  <w:b/>
                  <w:bCs/>
                  <w:color w:val="1A4A88"/>
                  <w:sz w:val="18"/>
                  <w:szCs w:val="18"/>
                </w:rPr>
                <w:delText xml:space="preserve">Perspective (Sun et al., 2026)</w:delText>
              </w:r>
            </w:del>
            <w:ins w:id="9125"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Reviews own materials and tools for discriminatory effects.</w:t>
            </w:r>
          </w:p>
          <w:p>
            <w:pPr>
              <w:spacing w:after="0" w:line="276"/>
            </w:pPr>
            <w:r>
              <w:rPr>
                <w:rFonts w:ascii="Calibri" w:cs="Calibri" w:eastAsia="Calibri" w:hAnsi="Calibri"/>
                <w:i/>
                <w:iCs/>
                <w:color w:val="666666"/>
                <w:sz w:val="17"/>
                <w:szCs w:val="17"/>
              </w:rPr>
              <w:t xml:space="preserve">Prüft eigene Materialien und Werkzeuge auf diskriminierende Effekte.</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Enables students to analyse bias in AI outputs relevant to their discipline.</w:t>
            </w:r>
          </w:p>
          <w:p>
            <w:pPr>
              <w:spacing w:after="0" w:line="276"/>
            </w:pPr>
            <w:r>
              <w:rPr>
                <w:rFonts w:ascii="Calibri" w:cs="Calibri" w:eastAsia="Calibri" w:hAnsi="Calibri"/>
                <w:i/>
                <w:iCs/>
                <w:color w:val="666666"/>
                <w:sz w:val="17"/>
                <w:szCs w:val="17"/>
              </w:rPr>
              <w:t xml:space="preserve">Befähigt Studierende, Bias in fachlich einschlägigen KI-Ausgaben zu analysieren.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OECD-E6 retained. The extension to platform concentration and epistemic authority responds to criterion B7, which records these as untreated in the reviewed frameworks; it is covered by defined material in UNESCO 1.3 (Social Responsibility) rather than newly defined here.</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OECD-E6 übernommen. Die Erweiterung auf Plattformkonzentration und epistemische Autorität reagiert auf Kriterium B7, das diese als in den geprüften Rahmen unbehandelt festhält; sie wird durch definiertes Material aus UNESCO 1.3 (Social Responsibility) gedeckt und hier nicht neu definiert.</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OECD-E6 · LM-16 · UN-2.1 · DCE-6.1 · UN-1.3</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KK-B7, KK-B5</w:t>
      </w:r>
    </w:p>
    <w:p>
      <w:pPr>
        <w:pStyle w:val="Heading3"/>
        <w:spacing w:after="60" w:before="240"/>
      </w:pPr>
      <w:r>
        <w:rPr>
          <w:rFonts w:ascii="Calibri" w:cs="Calibri" w:eastAsia="Calibri" w:hAnsi="Calibri"/>
        </w:rPr>
        <w:t xml:space="preserve">HET-E7 — Analyse how well AI use aligns with ethical principles and human values</w:t>
      </w:r>
    </w:p>
    <w:p>
      <w:pPr>
        <w:spacing w:after="120" w:line="276"/>
      </w:pPr>
      <w:r>
        <w:rPr>
          <w:rFonts w:ascii="Calibri" w:cs="Calibri" w:eastAsia="Calibri" w:hAnsi="Calibri"/>
          <w:b/>
          <w:bCs/>
          <w:i/>
          <w:iCs/>
          <w:color w:val="555555"/>
          <w:sz w:val="20"/>
          <w:szCs w:val="20"/>
        </w:rPr>
        <w:t xml:space="preserve">Analysieren, wie gut KI-Nutzung mit ethischen Prinzipien und menschlichen Werten übereinstimmt</w:t>
      </w:r>
    </w:p>
    <w:p>
      <w:pPr>
        <w:spacing w:after="120" w:line="276"/>
      </w:pPr>
      <w:r>
        <w:rPr>
          <w:rFonts w:ascii="Calibri" w:cs="Calibri" w:eastAsia="Calibri" w:hAnsi="Calibri"/>
          <w:sz w:val="21"/>
          <w:szCs w:val="21"/>
        </w:rPr>
        <w:t xml:space="preserve">The capacity to assess a concrete instance of AI use against explicit ethical principles — do no harm, proportionality, non-discrimination, sustainability, human determination and transparency — and to justify the resulting judgement in academic and institutional settings. This competence is the discrete anchor of the framework's ethics layer, which is otherwise carried across all domains.</w:t>
      </w:r>
    </w:p>
    <w:p>
      <w:pPr>
        <w:spacing w:after="160" w:line="276"/>
      </w:pPr>
      <w:r>
        <w:rPr>
          <w:rFonts w:ascii="Calibri" w:cs="Calibri" w:eastAsia="Calibri" w:hAnsi="Calibri"/>
          <w:i/>
          <w:iCs/>
          <w:color w:val="555555"/>
          <w:sz w:val="19"/>
          <w:szCs w:val="19"/>
        </w:rPr>
        <w:t xml:space="preserve">Die Fähigkeit, einen konkreten Anwendungsfall von KI an expliziten ethischen Prinzipien zu prüfen — Schadensvermeidung, Verhältnismäßigkeit, Nichtdiskriminierung, Nachhaltigkeit, menschliche Letztbestimmung und Transparenz — und das resultierende Urteil im akademischen und institutionellen Kontext zu begründen. </w:t>
      </w:r>
      <w:del w:id="9220" w:author="HT" w:date="2026-08-21T00:00:00Z">
        <w:r>
          <w:rPr>
            <w:rFonts w:ascii="Calibri" w:cs="Calibri" w:eastAsia="Calibri" w:hAnsi="Calibri"/>
            <w:i/>
            <w:iCs/>
            <w:color w:val="555555"/>
            <w:sz w:val="19"/>
            <w:szCs w:val="19"/>
          </w:rPr>
          <w:delText xml:space="preserve">Diese Kompetenz ist der diskrete Ankerpunkt der Ethikschicht des Rahmens, die ansonsten quer durch alle Domänen getragen wird.</w:delText>
        </w:r>
      </w:del>
      <w:ins w:id="9221" w:author="HT" w:date="2026-08-21T00:00:00Z">
        <w:r>
          <w:rPr>
            <w:rFonts w:ascii="Calibri" w:cs="Calibri" w:eastAsia="Calibri" w:hAnsi="Calibri"/>
            <w:i/>
            <w:iCs/>
            <w:color w:val="555555"/>
            <w:sz w:val="19"/>
            <w:szCs w:val="19"/>
          </w:rPr>
          <w:t xml:space="preserve">Ethik wird im Rahmen grundsätzlich quer durch alle Domänen getragen; diese Kompetenz ist die eine Stelle, an der sie eigenständig und damit kodierbar verankert ist.</w:t>
        </w:r>
      </w:ins>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del w:id="9244" w:author="HT" w:date="2026-08-21T00:00:00Z">
              <w:r>
                <w:rPr>
                  <w:rFonts w:ascii="Calibri" w:cs="Calibri" w:eastAsia="Calibri" w:hAnsi="Calibri"/>
                  <w:sz w:val="18"/>
                  <w:szCs w:val="18"/>
                </w:rPr>
                <w:delText xml:space="preserve">Knows the core ethical principles and can apply them to a given case.</w:delText>
              </w:r>
            </w:del>
            <w:ins w:id="9245" w:author="HT" w:date="2026-08-21T00:00:00Z">
              <w:r>
                <w:rPr>
                  <w:rFonts w:ascii="Calibri" w:cs="Calibri" w:eastAsia="Calibri" w:hAnsi="Calibri"/>
                  <w:sz w:val="18"/>
                  <w:szCs w:val="18"/>
                </w:rPr>
                <w:t xml:space="preserve">Knows the core ethical principles and can apply them to a given case of AI use in teaching, research or administration.</w:t>
              </w:r>
            </w:ins>
          </w:p>
          <w:p>
            <w:pPr>
              <w:spacing w:after="0" w:line="276"/>
            </w:pPr>
            <w:del w:id="9246" w:author="HT" w:date="2026-08-21T00:00:00Z">
              <w:r>
                <w:rPr>
                  <w:rFonts w:ascii="Calibri" w:cs="Calibri" w:eastAsia="Calibri" w:hAnsi="Calibri"/>
                  <w:i/>
                  <w:iCs/>
                  <w:color w:val="666666"/>
                  <w:sz w:val="17"/>
                  <w:szCs w:val="17"/>
                </w:rPr>
                <w:delText xml:space="preserve">Kennt die ethischen Kernprinzipien und kann sie auf einen gegebenen Fall anwenden.</w:delText>
              </w:r>
            </w:del>
            <w:ins w:id="9247" w:author="HT" w:date="2026-08-21T00:00:00Z">
              <w:r>
                <w:rPr>
                  <w:rFonts w:ascii="Calibri" w:cs="Calibri" w:eastAsia="Calibri" w:hAnsi="Calibri"/>
                  <w:i/>
                  <w:iCs/>
                  <w:color w:val="666666"/>
                  <w:sz w:val="17"/>
                  <w:szCs w:val="17"/>
                </w:rPr>
                <w:t xml:space="preserve">Kennt die ethischen Kernprinzipien und kann sie auf einen konkreten Anwendungsfall von KI in Lehre, Forschung oder Verwaltung anwenden.</w:t>
              </w:r>
            </w:ins>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Conducts structured ethical appraisals of AI use in own teaching and research and documents them.</w:t>
            </w:r>
          </w:p>
          <w:p>
            <w:pPr>
              <w:spacing w:after="0" w:line="276"/>
            </w:pPr>
            <w:r>
              <w:rPr>
                <w:rFonts w:ascii="Calibri" w:cs="Calibri" w:eastAsia="Calibri" w:hAnsi="Calibri"/>
                <w:i/>
                <w:iCs/>
                <w:color w:val="666666"/>
                <w:sz w:val="17"/>
                <w:szCs w:val="17"/>
              </w:rPr>
              <w:t xml:space="preserve">Führt strukturierte ethische Prüfungen der KI-Nutzung in eigener Lehre und Forschung durch und dokumentiert sie.</w:t>
            </w:r>
          </w:p>
        </w:tc>
      </w:tr>
      <w:tr>
        <w:tc>
          <w:tcPr>
            <w:tcW w:type="dxa" w:w="1500"/>
            <w:tcMar>
              <w:top w:type="dxa" w:w="80"/>
              <w:left w:type="dxa" w:w="100"/>
              <w:bottom w:type="dxa" w:w="80"/>
              <w:right w:type="dxa" w:w="100"/>
            </w:tcMar>
          </w:tcPr>
          <w:p>
            <w:pPr>
              <w:spacing w:after="0" w:line="276"/>
            </w:pPr>
            <w:del w:id="9074" w:author="HT" w:date="2026-08-21T00:00:00Z">
              <w:r>
                <w:rPr>
                  <w:rFonts w:ascii="Calibri" w:cs="Calibri" w:eastAsia="Calibri" w:hAnsi="Calibri"/>
                  <w:b/>
                  <w:bCs/>
                  <w:color w:val="1A4A88"/>
                  <w:sz w:val="18"/>
                  <w:szCs w:val="18"/>
                </w:rPr>
                <w:delText xml:space="preserve">Expert</w:delText>
              </w:r>
            </w:del>
            <w:ins w:id="9075" w:author="HT" w:date="2026-08-21T00:00:00Z">
              <w:r>
                <w:rPr>
                  <w:rFonts w:ascii="Calibri" w:cs="Calibri" w:eastAsia="Calibri" w:hAnsi="Calibri"/>
                  <w:b/>
                  <w:bCs/>
                  <w:color w:val="1A4A88"/>
                  <w:sz w:val="18"/>
                  <w:szCs w:val="18"/>
                </w:rPr>
                <w:t xml:space="preserve">Advanced</w:t>
              </w:r>
            </w:ins>
          </w:p>
          <w:p>
            <w:pPr>
              <w:spacing w:after="0" w:line="276"/>
            </w:pPr>
            <w:del w:id="9016" w:author="HT" w:date="2026-08-21T00:00:00Z">
              <w:r>
                <w:rPr>
                  <w:rFonts w:ascii="Calibri" w:cs="Calibri" w:eastAsia="Calibri" w:hAnsi="Calibri"/>
                  <w:i/>
                  <w:iCs/>
                  <w:color w:val="888888"/>
                  <w:sz w:val="16"/>
                  <w:szCs w:val="16"/>
                </w:rPr>
                <w:delText xml:space="preserve">Expert:in</w:delText>
              </w:r>
            </w:del>
            <w:ins w:id="9017"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Contributes to the co-creation of ethical guidelines at institutional or disciplinary level.</w:t>
            </w:r>
          </w:p>
          <w:p>
            <w:pPr>
              <w:spacing w:after="0" w:line="276"/>
            </w:pPr>
            <w:r>
              <w:rPr>
                <w:rFonts w:ascii="Calibri" w:cs="Calibri" w:eastAsia="Calibri" w:hAnsi="Calibri"/>
                <w:i/>
                <w:iCs/>
                <w:color w:val="666666"/>
                <w:sz w:val="17"/>
                <w:szCs w:val="17"/>
              </w:rPr>
              <w:t xml:space="preserve">Wirkt an der Ko-Kreation ethischer Leitlinien auf institutioneller oder fachlicher Ebene mit.</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O1</w:t>
            </w:r>
          </w:p>
          <w:p>
            <w:pPr>
              <w:spacing w:after="0" w:line="276"/>
            </w:pPr>
            <w:r>
              <w:rPr>
                <w:rFonts w:ascii="Calibri" w:cs="Calibri" w:eastAsia="Calibri" w:hAnsi="Calibri"/>
                <w:color w:val="666666"/>
                <w:sz w:val="16"/>
                <w:szCs w:val="16"/>
              </w:rPr>
              <w:t xml:space="preserve">Own academic practice</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Makes own ethical decisions on AI use explicit and justifiable against the six principles.</w:t>
            </w:r>
          </w:p>
          <w:p>
            <w:pPr>
              <w:spacing w:after="0" w:line="276"/>
            </w:pPr>
            <w:r>
              <w:rPr>
                <w:rFonts w:ascii="Calibri" w:cs="Calibri" w:eastAsia="Calibri" w:hAnsi="Calibri"/>
                <w:i/>
                <w:iCs/>
                <w:color w:val="666666"/>
                <w:sz w:val="17"/>
                <w:szCs w:val="17"/>
              </w:rPr>
              <w:t xml:space="preserve">Macht eigene ethische Entscheidungen zur KI-Nutzung explizit und an den sechs Prinzipien begründbar.</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OECD-E7 · UN-2.1</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O3</w:t>
            </w:r>
          </w:p>
          <w:p>
            <w:pPr>
              <w:spacing w:after="0" w:line="276"/>
            </w:pPr>
            <w:r>
              <w:rPr>
                <w:rFonts w:ascii="Calibri" w:cs="Calibri" w:eastAsia="Calibri" w:hAnsi="Calibri"/>
                <w:color w:val="666666"/>
                <w:sz w:val="16"/>
                <w:szCs w:val="16"/>
              </w:rPr>
              <w:t xml:space="preserve">Teaching &amp; facilitation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Practises ethical appraisal of disciplinary AI cases together with students.</w:t>
            </w:r>
          </w:p>
          <w:p>
            <w:pPr>
              <w:spacing w:after="0" w:line="276"/>
            </w:pPr>
            <w:r>
              <w:rPr>
                <w:rFonts w:ascii="Calibri" w:cs="Calibri" w:eastAsia="Calibri" w:hAnsi="Calibri"/>
                <w:i/>
                <w:iCs/>
                <w:color w:val="666666"/>
                <w:sz w:val="17"/>
                <w:szCs w:val="17"/>
              </w:rPr>
              <w:t xml:space="preserve">Übt die ethische Bewertung fachlicher KI-Fälle gemeinsam mit Studierenden ein.</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OECD-E7 · DCE-6.4</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p>
            <w:pPr>
              <w:spacing w:after="0" w:line="276"/>
            </w:pPr>
            <w:r>
              <w:rPr>
                <w:rFonts w:ascii="Calibri" w:cs="Calibri" w:eastAsia="Calibri" w:hAnsi="Calibri"/>
                <w:color w:val="666666"/>
                <w:sz w:val="16"/>
                <w:szCs w:val="16"/>
              </w:rPr>
              <w:t xml:space="preserve">Institution &amp; scholarship</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Contributes to the co-creation of ethical guidelines at institutional or disciplinary level.</w:t>
            </w:r>
          </w:p>
          <w:p>
            <w:pPr>
              <w:spacing w:after="0" w:line="276"/>
            </w:pPr>
            <w:r>
              <w:rPr>
                <w:rFonts w:ascii="Calibri" w:cs="Calibri" w:eastAsia="Calibri" w:hAnsi="Calibri"/>
                <w:i/>
                <w:iCs/>
                <w:color w:val="666666"/>
                <w:sz w:val="17"/>
                <w:szCs w:val="17"/>
              </w:rPr>
              <w:t xml:space="preserve">Wirkt an der Ko-Kreation ethischer Leitlinien auf institutioneller oder fachlicher Ebene mit.</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OECD-E7 · UN-2.3</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26" w:author="HT" w:date="2026-08-21T00:00:00Z">
              <w:r>
                <w:rPr>
                  <w:rFonts w:ascii="Calibri" w:cs="Calibri" w:eastAsia="Calibri" w:hAnsi="Calibri"/>
                  <w:b/>
                  <w:bCs/>
                  <w:color w:val="1A4A88"/>
                  <w:sz w:val="18"/>
                  <w:szCs w:val="18"/>
                </w:rPr>
                <w:delText xml:space="preserve">Perspective (Sun et al., 2026)</w:delText>
              </w:r>
            </w:del>
            <w:ins w:id="9127"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Makes own ethical decisions on AI use explicit and justifiable.</w:t>
            </w:r>
          </w:p>
          <w:p>
            <w:pPr>
              <w:spacing w:after="0" w:line="276"/>
            </w:pPr>
            <w:r>
              <w:rPr>
                <w:rFonts w:ascii="Calibri" w:cs="Calibri" w:eastAsia="Calibri" w:hAnsi="Calibri"/>
                <w:i/>
                <w:iCs/>
                <w:color w:val="666666"/>
                <w:sz w:val="17"/>
                <w:szCs w:val="17"/>
              </w:rPr>
              <w:t xml:space="preserve">Macht eigene ethische Entscheidungen zur KI-Nutzung explizit und begründbar.</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Practises ethical appraisal of AI cases together with students in a disciplinary context.</w:t>
            </w:r>
          </w:p>
          <w:p>
            <w:pPr>
              <w:spacing w:after="0" w:line="276"/>
            </w:pPr>
            <w:del w:id="9212" w:author="HT" w:date="2026-08-21T00:00:00Z">
              <w:r>
                <w:rPr>
                  <w:rFonts w:ascii="Calibri" w:cs="Calibri" w:eastAsia="Calibri" w:hAnsi="Calibri"/>
                  <w:i/>
                  <w:iCs/>
                  <w:color w:val="666666"/>
                  <w:sz w:val="17"/>
                  <w:szCs w:val="17"/>
                </w:rPr>
                <w:delText xml:space="preserve">Übt die ethische Bewertung von KI-Fällen</w:delText>
              </w:r>
            </w:del>
            <w:ins w:id="9213" w:author="HT" w:date="2026-08-21T00:00:00Z">
              <w:r>
                <w:rPr>
                  <w:rFonts w:ascii="Calibri" w:cs="Calibri" w:eastAsia="Calibri" w:hAnsi="Calibri"/>
                  <w:i/>
                  <w:iCs/>
                  <w:color w:val="666666"/>
                  <w:sz w:val="17"/>
                  <w:szCs w:val="17"/>
                </w:rPr>
                <w:t xml:space="preserve">Übt die ethische Bewertung konkreter KI-Anwendungsfälle</w:t>
              </w:r>
            </w:ins>
            <w:r>
              <w:rPr>
                <w:rFonts w:ascii="Calibri" w:cs="Calibri" w:eastAsia="Calibri" w:hAnsi="Calibri"/>
                <w:i/>
                <w:iCs/>
                <w:color w:val="666666"/>
                <w:sz w:val="17"/>
                <w:szCs w:val="17"/>
              </w:rPr>
              <w:t xml:space="preserve"> gemeinsam mit Studierenden im fachlichen Kontext ein.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OECD-E7 retained; the six principles are taken verbatim from UNESCO 2.1 (Ethical Principles). This implements the hybrid ethics decision recorded in the criteria catalogue (B5): ethics cross-cutting across all domains and additionally anchored in one discrete, taggable unit.</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OECD-E7 übernommen; die sechs Prinzipien sind wortgetreu aus UNESCO 2.1 (Ethical Principles) entnommen. Damit wird die im Kriterienkatalog festgehaltene Hybrid-Entscheidung zur Ethik (B5) umgesetzt: Ethik als Querschnitt durch alle Domänen und zusätzlich verankert in einer diskreten, </w:t>
      </w:r>
      <w:del w:id="9202" w:author="HT" w:date="2026-08-21T00:00:00Z">
        <w:r>
          <w:rPr>
            <w:rFonts w:ascii="Calibri" w:cs="Calibri" w:eastAsia="Calibri" w:hAnsi="Calibri"/>
            <w:i/>
            <w:iCs/>
            <w:color w:val="666666"/>
            <w:sz w:val="18"/>
            <w:szCs w:val="18"/>
          </w:rPr>
          <w:delText xml:space="preserve">taggbaren Einheit</w:delText>
        </w:r>
      </w:del>
      <w:ins w:id="9203" w:author="HT" w:date="2026-08-21T00:00:00Z">
        <w:r>
          <w:rPr>
            <w:rFonts w:ascii="Calibri" w:cs="Calibri" w:eastAsia="Calibri" w:hAnsi="Calibri"/>
            <w:i/>
            <w:iCs/>
            <w:color w:val="666666"/>
            <w:sz w:val="18"/>
            <w:szCs w:val="18"/>
          </w:rPr>
          <w:t xml:space="preserve">kodierbaren Einheit</w:t>
        </w:r>
      </w:ins>
      <w:r>
        <w:rPr>
          <w:rFonts w:ascii="Calibri" w:cs="Calibri" w:eastAsia="Calibri" w:hAnsi="Calibri"/>
          <w:i/>
          <w:iCs/>
          <w:color w:val="666666"/>
          <w:sz w:val="18"/>
          <w:szCs w:val="18"/>
        </w:rPr>
        <w:t xml:space="preserve">.</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OECD-E7 · UN-2.1 · UN-1.1 · DC-2.3 · KMK24-§2.2</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KK-B5</w:t>
      </w:r>
    </w:p>
    <w:p>
      <w:pPr>
        <w:shd w:fill="EAF1F9" w:color="auto" w:val="clear"/>
        <w:spacing w:after="180" w:before="300"/>
      </w:pPr>
      <w:r>
        <w:rPr>
          <w:rFonts w:ascii="Calibri" w:cs="Calibri" w:eastAsia="Calibri" w:hAnsi="Calibri"/>
          <w:b/>
          <w:bCs/>
          <w:color w:val="1A4A88"/>
          <w:sz w:val="24"/>
          <w:szCs w:val="24"/>
        </w:rPr>
        <w:t xml:space="preserve">Domain D2 · Create with AI</w:t>
      </w:r>
    </w:p>
    <w:p>
      <w:pPr>
        <w:pStyle w:val="Heading2"/>
        <w:pageBreakBefore/>
        <w:spacing w:after="140" w:before="280"/>
      </w:pPr>
      <w:r>
        <w:rPr>
          <w:rFonts w:ascii="Calibri" w:cs="Calibri" w:eastAsia="Calibri" w:hAnsi="Calibri"/>
        </w:rPr>
        <w:t xml:space="preserve">4.2 · D2 — Create with AI</w:t>
      </w:r>
    </w:p>
    <w:p>
      <w:pPr>
        <w:spacing w:after="60" w:line="276"/>
      </w:pPr>
      <w:r>
        <w:rPr>
          <w:rFonts w:ascii="Calibri" w:cs="Calibri" w:eastAsia="Calibri" w:hAnsi="Calibri"/>
          <w:b/>
          <w:bCs/>
          <w:i/>
          <w:iCs/>
          <w:color w:val="555555"/>
          <w:sz w:val="21"/>
          <w:szCs w:val="21"/>
        </w:rPr>
        <w:t xml:space="preserve">KI kreativ anwenden</w:t>
      </w:r>
    </w:p>
    <w:p>
      <w:pPr>
        <w:spacing w:after="140" w:line="276"/>
      </w:pPr>
      <w:r>
        <w:rPr>
          <w:rFonts w:ascii="Calibri" w:cs="Calibri" w:eastAsia="Calibri" w:hAnsi="Calibri"/>
          <w:i/>
          <w:iCs/>
          <w:sz w:val="20"/>
          <w:szCs w:val="20"/>
        </w:rPr>
        <w:t xml:space="preserve">Using AI as a creative partner while retaining authorship and academic integrity</w:t>
      </w:r>
    </w:p>
    <w:p>
      <w:pPr>
        <w:spacing w:after="120" w:line="276"/>
      </w:pPr>
      <w:r>
        <w:rPr>
          <w:rFonts w:ascii="Calibri" w:cs="Calibri" w:eastAsia="Calibri" w:hAnsi="Calibri"/>
          <w:sz w:val="21"/>
          <w:szCs w:val="21"/>
        </w:rPr>
        <w:t xml:space="preserve">In higher education this domain carries the integrity question. Prompting is deliberately given an explicit home here (HET-C3), closing the gap identified in the criteria catalogue that prompting has no unambiguous location in either AILit or the UNESCO frameworks.</w:t>
      </w:r>
    </w:p>
    <w:p>
      <w:pPr>
        <w:spacing w:after="200" w:line="276"/>
      </w:pPr>
      <w:r>
        <w:rPr>
          <w:rFonts w:ascii="Calibri" w:cs="Calibri" w:eastAsia="Calibri" w:hAnsi="Calibri"/>
          <w:b/>
          <w:bCs/>
          <w:sz w:val="18"/>
          <w:szCs w:val="18"/>
        </w:rPr>
        <w:t xml:space="preserve">Structural source: </w:t>
      </w:r>
      <w:r>
        <w:rPr>
          <w:rFonts w:ascii="Calibri" w:cs="Calibri" w:eastAsia="Calibri" w:hAnsi="Calibri"/>
          <w:sz w:val="18"/>
          <w:szCs w:val="18"/>
        </w:rPr>
        <w:t xml:space="preserve">OECD/EU AILit (2026), Create with AI — all 4 competences retained</w:t>
      </w:r>
    </w:p>
    <w:p>
      <w:pPr>
        <w:pStyle w:val="Heading3"/>
        <w:spacing w:after="60" w:before="240"/>
      </w:pPr>
      <w:r>
        <w:rPr>
          <w:rFonts w:ascii="Calibri" w:cs="Calibri" w:eastAsia="Calibri" w:hAnsi="Calibri"/>
        </w:rPr>
        <w:t xml:space="preserve">HET-C1 — Use AI to explore perspectives that build upon original academic ideas</w:t>
      </w:r>
    </w:p>
    <w:p>
      <w:pPr>
        <w:spacing w:after="120" w:line="276"/>
      </w:pPr>
      <w:r>
        <w:rPr>
          <w:rFonts w:ascii="Calibri" w:cs="Calibri" w:eastAsia="Calibri" w:hAnsi="Calibri"/>
          <w:b/>
          <w:bCs/>
          <w:i/>
          <w:iCs/>
          <w:color w:val="555555"/>
          <w:sz w:val="20"/>
          <w:szCs w:val="20"/>
        </w:rPr>
        <w:t xml:space="preserve">KI nutzen, um Perspektiven auf eigene akademische Ideen zu erweitern</w:t>
      </w:r>
    </w:p>
    <w:p>
      <w:pPr>
        <w:spacing w:after="120" w:line="276"/>
      </w:pPr>
      <w:del w:id="9160" w:author="HT" w:date="2026-08-21T00:00:00Z">
        <w:r>
          <w:rPr>
            <w:rFonts w:ascii="Calibri" w:cs="Calibri" w:eastAsia="Calibri" w:hAnsi="Calibri"/>
            <w:sz w:val="21"/>
            <w:szCs w:val="21"/>
          </w:rPr>
          <w:delText xml:space="preserve">The capacity to employ AI systems as a thinking partner in the early, generative phase</w:delText>
        </w:r>
      </w:del>
      <w:ins w:id="9161" w:author="HT" w:date="2026-08-21T00:00:00Z">
        <w:r>
          <w:rPr>
            <w:rFonts w:ascii="Calibri" w:cs="Calibri" w:eastAsia="Calibri" w:hAnsi="Calibri"/>
            <w:sz w:val="21"/>
            <w:szCs w:val="21"/>
          </w:rPr>
          <w:t xml:space="preserve">The capacity to employ generative AI systems as an instrument of idea generation in the early phase</w:t>
        </w:r>
      </w:ins>
      <w:r>
        <w:rPr>
          <w:rFonts w:ascii="Calibri" w:cs="Calibri" w:eastAsia="Calibri" w:hAnsi="Calibri"/>
          <w:sz w:val="21"/>
          <w:szCs w:val="21"/>
        </w:rPr>
        <w:t xml:space="preserve"> of academic work — research ideation, course conception, argument development — in such a way that the resulting perspectives extend an idea that originated with the human author rather than replacing it. Authorship of the intellectual direction remains with the academic.</w:t>
      </w:r>
    </w:p>
    <w:p>
      <w:pPr>
        <w:spacing w:after="160" w:line="276"/>
      </w:pPr>
      <w:r>
        <w:rPr>
          <w:rFonts w:ascii="Calibri" w:cs="Calibri" w:eastAsia="Calibri" w:hAnsi="Calibri"/>
          <w:i/>
          <w:iCs/>
          <w:color w:val="555555"/>
          <w:sz w:val="19"/>
          <w:szCs w:val="19"/>
        </w:rPr>
        <w:t xml:space="preserve">Die Fähigkeit, </w:t>
      </w:r>
      <w:del w:id="9162" w:author="HT" w:date="2026-08-21T00:00:00Z">
        <w:r>
          <w:rPr>
            <w:rFonts w:ascii="Calibri" w:cs="Calibri" w:eastAsia="Calibri" w:hAnsi="Calibri"/>
            <w:i/>
            <w:iCs/>
            <w:color w:val="555555"/>
            <w:sz w:val="19"/>
            <w:szCs w:val="19"/>
          </w:rPr>
          <w:delText xml:space="preserve">KI-Systeme in der frühen, generativen Phase wissenschaftlicher Arbeit als Denkpartnerin einzusetzen</w:delText>
        </w:r>
      </w:del>
      <w:ins w:id="9163" w:author="HT" w:date="2026-08-21T00:00:00Z">
        <w:r>
          <w:rPr>
            <w:rFonts w:ascii="Calibri" w:cs="Calibri" w:eastAsia="Calibri" w:hAnsi="Calibri"/>
            <w:i/>
            <w:iCs/>
            <w:color w:val="555555"/>
            <w:sz w:val="19"/>
            <w:szCs w:val="19"/>
          </w:rPr>
          <w:t xml:space="preserve">generative KI-Systeme in der frühen Phase wissenschaftlicher Arbeit als Instrument der Ideengenerierung einzusetzen</w:t>
        </w:r>
      </w:ins>
      <w:r>
        <w:rPr>
          <w:rFonts w:ascii="Calibri" w:cs="Calibri" w:eastAsia="Calibri" w:hAnsi="Calibri"/>
          <w:i/>
          <w:iCs/>
          <w:color w:val="555555"/>
          <w:sz w:val="19"/>
          <w:szCs w:val="19"/>
        </w:rPr>
        <w:t xml:space="preserve"> — bei Forschungsideen, Lehrkonzeption, Argumententwicklung — und zwar so, dass die entstehenden Perspektiven eine ursprünglich menschliche Idee erweitern statt sie zu ersetzen. </w:t>
      </w:r>
      <w:del w:id="9164" w:author="HT" w:date="2026-08-21T00:00:00Z">
        <w:r>
          <w:rPr>
            <w:rFonts w:ascii="Calibri" w:cs="Calibri" w:eastAsia="Calibri" w:hAnsi="Calibri"/>
            <w:i/>
            <w:iCs/>
            <w:color w:val="555555"/>
            <w:sz w:val="19"/>
            <w:szCs w:val="19"/>
          </w:rPr>
          <w:delText xml:space="preserve">Die Autorschaft der gedanklichen Richtung verbleibt bei der lehrenden Person.</w:delText>
        </w:r>
      </w:del>
      <w:ins w:id="9165" w:author="HT" w:date="2026-08-21T00:00:00Z">
        <w:r>
          <w:rPr>
            <w:rFonts w:ascii="Calibri" w:cs="Calibri" w:eastAsia="Calibri" w:hAnsi="Calibri"/>
            <w:i/>
            <w:iCs/>
            <w:color w:val="555555"/>
            <w:sz w:val="19"/>
            <w:szCs w:val="19"/>
          </w:rPr>
          <w:t xml:space="preserve">Die inhaltliche und konzeptionelle Verantwortung verbleibt bei der lehrenden Person.</w:t>
        </w:r>
      </w:ins>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del w:id="9166" w:author="HT" w:date="2026-08-21T00:00:00Z">
              <w:r>
                <w:rPr>
                  <w:rFonts w:ascii="Calibri" w:cs="Calibri" w:eastAsia="Calibri" w:hAnsi="Calibri"/>
                  <w:sz w:val="18"/>
                  <w:szCs w:val="18"/>
                </w:rPr>
                <w:delText xml:space="preserve">Uses AI to generate ideas and compile resources for a defined task.</w:delText>
              </w:r>
            </w:del>
            <w:ins w:id="9167" w:author="HT" w:date="2026-08-21T00:00:00Z">
              <w:r>
                <w:rPr>
                  <w:rFonts w:ascii="Calibri" w:cs="Calibri" w:eastAsia="Calibri" w:hAnsi="Calibri"/>
                  <w:sz w:val="18"/>
                  <w:szCs w:val="18"/>
                </w:rPr>
                <w:t xml:space="preserve">Can use AI in a reasoned way to generate ideas and compile resources for a defined task.</w:t>
              </w:r>
            </w:ins>
          </w:p>
          <w:p>
            <w:pPr>
              <w:spacing w:after="0" w:line="276"/>
            </w:pPr>
            <w:del w:id="9168" w:author="HT" w:date="2026-08-21T00:00:00Z">
              <w:r>
                <w:rPr>
                  <w:rFonts w:ascii="Calibri" w:cs="Calibri" w:eastAsia="Calibri" w:hAnsi="Calibri"/>
                  <w:i/>
                  <w:iCs/>
                  <w:color w:val="666666"/>
                  <w:sz w:val="17"/>
                  <w:szCs w:val="17"/>
                </w:rPr>
                <w:delText xml:space="preserve">Nutzt KI zur Ideengenerierung und Materialzusammenstellung für eine definierte Aufgabe.</w:delText>
              </w:r>
            </w:del>
            <w:ins w:id="9169" w:author="HT" w:date="2026-08-21T00:00:00Z">
              <w:r>
                <w:rPr>
                  <w:rFonts w:ascii="Calibri" w:cs="Calibri" w:eastAsia="Calibri" w:hAnsi="Calibri"/>
                  <w:i/>
                  <w:iCs/>
                  <w:color w:val="666666"/>
                  <w:sz w:val="17"/>
                  <w:szCs w:val="17"/>
                </w:rPr>
                <w:t xml:space="preserve">Kann KI begründet zur Ideengenerierung und Materialzusammenstellung für eine definierte Aufgabe einsetzen.</w:t>
              </w:r>
            </w:ins>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del w:id="9170" w:author="HT" w:date="2026-08-21T00:00:00Z">
              <w:r>
                <w:rPr>
                  <w:rFonts w:ascii="Calibri" w:cs="Calibri" w:eastAsia="Calibri" w:hAnsi="Calibri"/>
                  <w:sz w:val="18"/>
                  <w:szCs w:val="18"/>
                </w:rPr>
                <w:delText xml:space="preserve">Uses AI iteratively as a counterpart to sharpen and test own conceptions.</w:delText>
              </w:r>
            </w:del>
            <w:ins w:id="9171" w:author="HT" w:date="2026-08-21T00:00:00Z">
              <w:r>
                <w:rPr>
                  <w:rFonts w:ascii="Calibri" w:cs="Calibri" w:eastAsia="Calibri" w:hAnsi="Calibri"/>
                  <w:sz w:val="18"/>
                  <w:szCs w:val="18"/>
                </w:rPr>
                <w:t xml:space="preserve">Can use AI iteratively to sharpen and test own conceptions.</w:t>
              </w:r>
            </w:ins>
          </w:p>
          <w:p>
            <w:pPr>
              <w:spacing w:after="0" w:line="276"/>
            </w:pPr>
            <w:del w:id="9172" w:author="HT" w:date="2026-08-21T00:00:00Z">
              <w:r>
                <w:rPr>
                  <w:rFonts w:ascii="Calibri" w:cs="Calibri" w:eastAsia="Calibri" w:hAnsi="Calibri"/>
                  <w:i/>
                  <w:iCs/>
                  <w:color w:val="666666"/>
                  <w:sz w:val="17"/>
                  <w:szCs w:val="17"/>
                </w:rPr>
                <w:delText xml:space="preserve">Nutzt KI iterativ als Gegenüber, um eigene Konzeptionen zu schärfen und zu prüfen.</w:delText>
              </w:r>
            </w:del>
            <w:ins w:id="9173" w:author="HT" w:date="2026-08-21T00:00:00Z">
              <w:r>
                <w:rPr>
                  <w:rFonts w:ascii="Calibri" w:cs="Calibri" w:eastAsia="Calibri" w:hAnsi="Calibri"/>
                  <w:i/>
                  <w:iCs/>
                  <w:color w:val="666666"/>
                  <w:sz w:val="17"/>
                  <w:szCs w:val="17"/>
                </w:rPr>
                <w:t xml:space="preserve">Kann KI iterativ einsetzen, um eigene Konzeptionen zu schärfen und zu prüfen.</w:t>
              </w:r>
            </w:ins>
          </w:p>
        </w:tc>
      </w:tr>
      <w:tr>
        <w:tc>
          <w:tcPr>
            <w:tcW w:type="dxa" w:w="1500"/>
            <w:tcMar>
              <w:top w:type="dxa" w:w="80"/>
              <w:left w:type="dxa" w:w="100"/>
              <w:bottom w:type="dxa" w:w="80"/>
              <w:right w:type="dxa" w:w="100"/>
            </w:tcMar>
          </w:tcPr>
          <w:p>
            <w:pPr>
              <w:spacing w:after="0" w:line="276"/>
            </w:pPr>
            <w:del w:id="9076" w:author="HT" w:date="2026-08-21T00:00:00Z">
              <w:r>
                <w:rPr>
                  <w:rFonts w:ascii="Calibri" w:cs="Calibri" w:eastAsia="Calibri" w:hAnsi="Calibri"/>
                  <w:b/>
                  <w:bCs/>
                  <w:color w:val="1A4A88"/>
                  <w:sz w:val="18"/>
                  <w:szCs w:val="18"/>
                </w:rPr>
                <w:delText xml:space="preserve">Expert</w:delText>
              </w:r>
            </w:del>
            <w:ins w:id="9077" w:author="HT" w:date="2026-08-21T00:00:00Z">
              <w:r>
                <w:rPr>
                  <w:rFonts w:ascii="Calibri" w:cs="Calibri" w:eastAsia="Calibri" w:hAnsi="Calibri"/>
                  <w:b/>
                  <w:bCs/>
                  <w:color w:val="1A4A88"/>
                  <w:sz w:val="18"/>
                  <w:szCs w:val="18"/>
                </w:rPr>
                <w:t xml:space="preserve">Advanced</w:t>
              </w:r>
            </w:ins>
          </w:p>
          <w:p>
            <w:pPr>
              <w:spacing w:after="0" w:line="276"/>
            </w:pPr>
            <w:del w:id="9018" w:author="HT" w:date="2026-08-21T00:00:00Z">
              <w:r>
                <w:rPr>
                  <w:rFonts w:ascii="Calibri" w:cs="Calibri" w:eastAsia="Calibri" w:hAnsi="Calibri"/>
                  <w:i/>
                  <w:iCs/>
                  <w:color w:val="888888"/>
                  <w:sz w:val="16"/>
                  <w:szCs w:val="16"/>
                </w:rPr>
                <w:delText xml:space="preserve">Expert:in</w:delText>
              </w:r>
            </w:del>
            <w:ins w:id="9019"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del w:id="9174" w:author="HT" w:date="2026-08-21T00:00:00Z">
              <w:r>
                <w:rPr>
                  <w:rFonts w:ascii="Calibri" w:cs="Calibri" w:eastAsia="Calibri" w:hAnsi="Calibri"/>
                  <w:sz w:val="18"/>
                  <w:szCs w:val="18"/>
                </w:rPr>
                <w:delText xml:space="preserve">Uses AI as a debating partner on theoretical and epistemological tensions in the discipline.</w:delText>
              </w:r>
            </w:del>
            <w:ins w:id="9175" w:author="HT" w:date="2026-08-21T00:00:00Z">
              <w:r>
                <w:rPr>
                  <w:rFonts w:ascii="Calibri" w:cs="Calibri" w:eastAsia="Calibri" w:hAnsi="Calibri"/>
                  <w:sz w:val="18"/>
                  <w:szCs w:val="18"/>
                </w:rPr>
                <w:t xml:space="preserve">Can use AI systematically to generate counter-positions on theoretical and epistemological tensions in the discipline.</w:t>
              </w:r>
            </w:ins>
          </w:p>
          <w:p>
            <w:pPr>
              <w:spacing w:after="0" w:line="276"/>
            </w:pPr>
            <w:del w:id="9176" w:author="HT" w:date="2026-08-21T00:00:00Z">
              <w:r>
                <w:rPr>
                  <w:rFonts w:ascii="Calibri" w:cs="Calibri" w:eastAsia="Calibri" w:hAnsi="Calibri"/>
                  <w:i/>
                  <w:iCs/>
                  <w:color w:val="666666"/>
                  <w:sz w:val="17"/>
                  <w:szCs w:val="17"/>
                </w:rPr>
                <w:delText xml:space="preserve">Nutzt KI als Debattenpartnerin zu theoretischen und epistemologischen Spannungen des Fachs.</w:delText>
              </w:r>
            </w:del>
            <w:ins w:id="9177" w:author="HT" w:date="2026-08-21T00:00:00Z">
              <w:r>
                <w:rPr>
                  <w:rFonts w:ascii="Calibri" w:cs="Calibri" w:eastAsia="Calibri" w:hAnsi="Calibri"/>
                  <w:i/>
                  <w:iCs/>
                  <w:color w:val="666666"/>
                  <w:sz w:val="17"/>
                  <w:szCs w:val="17"/>
                </w:rPr>
                <w:t xml:space="preserve">Kann KI systematisch zur Erzeugung von Gegenpositionen zu theoretischen und epistemologischen Spannungen der Disziplin einsetzen.</w:t>
              </w:r>
            </w:ins>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O2</w:t>
            </w:r>
          </w:p>
          <w:p>
            <w:pPr>
              <w:spacing w:after="0" w:line="276"/>
            </w:pPr>
            <w:r>
              <w:rPr>
                <w:rFonts w:ascii="Calibri" w:cs="Calibri" w:eastAsia="Calibri" w:hAnsi="Calibri"/>
                <w:color w:val="666666"/>
                <w:sz w:val="16"/>
                <w:szCs w:val="16"/>
              </w:rPr>
              <w:t xml:space="preserve">Curriculum &amp; learning design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Co-designs interdisciplinary, project-based modules with students and AI, and enables students to co-design personalised learning pathways by selecting themes, resources and pacing.</w:t>
            </w:r>
          </w:p>
          <w:p>
            <w:pPr>
              <w:spacing w:after="0" w:line="276"/>
            </w:pPr>
            <w:r>
              <w:rPr>
                <w:rFonts w:ascii="Calibri" w:cs="Calibri" w:eastAsia="Calibri" w:hAnsi="Calibri"/>
                <w:i/>
                <w:iCs/>
                <w:color w:val="666666"/>
                <w:sz w:val="17"/>
                <w:szCs w:val="17"/>
              </w:rPr>
              <w:t xml:space="preserve">Ko-gestaltet interdisziplinäre, projektbasierte Module mit Studierenden und KI und befähigt Studierende, personalisierte Lernpfade durch Wahl von Themen, Ressourcen und Lerntempo mitzugestalten.</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OECD-C1 · Sun-B(Advanced) · UN-4.3</w:t>
            </w:r>
          </w:p>
          <w:p>
            <w:pPr>
              <w:spacing w:after="0" w:line="276"/>
            </w:pPr>
            <w:r>
              <w:rPr>
                <w:rFonts w:ascii="Calibri" w:cs="Calibri" w:eastAsia="Calibri" w:hAnsi="Calibri"/>
                <w:i/>
                <w:iCs/>
                <w:color w:val="7A4F9E"/>
                <w:sz w:val="16"/>
                <w:szCs w:val="16"/>
              </w:rPr>
              <w:t xml:space="preserve">absorbs HET-D3 (v0.9)</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O3</w:t>
            </w:r>
          </w:p>
          <w:p>
            <w:pPr>
              <w:spacing w:after="0" w:line="276"/>
            </w:pPr>
            <w:r>
              <w:rPr>
                <w:rFonts w:ascii="Calibri" w:cs="Calibri" w:eastAsia="Calibri" w:hAnsi="Calibri"/>
                <w:color w:val="666666"/>
                <w:sz w:val="16"/>
                <w:szCs w:val="16"/>
              </w:rPr>
              <w:t xml:space="preserve">Teaching &amp; facilitation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Designs and moderates learning situations in which AI participates as a third party alongside teacher and students, with AI contributions examined as critically as peer contributions.</w:t>
            </w:r>
          </w:p>
          <w:p>
            <w:pPr>
              <w:spacing w:after="0" w:line="276"/>
            </w:pPr>
            <w:r>
              <w:rPr>
                <w:rFonts w:ascii="Calibri" w:cs="Calibri" w:eastAsia="Calibri" w:hAnsi="Calibri"/>
                <w:i/>
                <w:iCs/>
                <w:color w:val="666666"/>
                <w:sz w:val="17"/>
                <w:szCs w:val="17"/>
              </w:rPr>
              <w:t xml:space="preserve">Gestaltet und moderiert Lernsituationen, in denen KI als dritte Instanz neben Lehrenden und Studierenden beteiligt ist, wobei KI-Beiträge ebenso kritisch geprüft werden wie Peer-Beiträge.</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OECD-C1 · Sun-C(Advanced) · Sun-§3.1.4 · UN-4.3</w:t>
            </w:r>
          </w:p>
          <w:p>
            <w:pPr>
              <w:spacing w:after="0" w:line="276"/>
            </w:pPr>
            <w:r>
              <w:rPr>
                <w:rFonts w:ascii="Calibri" w:cs="Calibri" w:eastAsia="Calibri" w:hAnsi="Calibri"/>
                <w:i/>
                <w:iCs/>
                <w:color w:val="7A4F9E"/>
                <w:sz w:val="16"/>
                <w:szCs w:val="16"/>
              </w:rPr>
              <w:t xml:space="preserve">absorbs HET-T3 (v0.9)</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p>
            <w:pPr>
              <w:spacing w:after="0" w:line="276"/>
            </w:pPr>
            <w:r>
              <w:rPr>
                <w:rFonts w:ascii="Calibri" w:cs="Calibri" w:eastAsia="Calibri" w:hAnsi="Calibri"/>
                <w:color w:val="666666"/>
                <w:sz w:val="16"/>
                <w:szCs w:val="16"/>
              </w:rPr>
              <w:t xml:space="preserve">Institution &amp; scholarship</w:t>
            </w:r>
          </w:p>
        </w:tc>
        <w:tc>
          <w:tcPr>
            <w:tcW w:type="dxa" w:w="5100"/>
            <w:tcMar>
              <w:top w:type="dxa" w:w="80"/>
              <w:left w:type="dxa" w:w="100"/>
              <w:bottom w:type="dxa" w:w="80"/>
              <w:right w:type="dxa" w:w="100"/>
            </w:tcMar>
          </w:tcPr>
          <w:p>
            <w:pPr>
              <w:spacing w:after="0" w:line="276"/>
            </w:pPr>
            <w:del w:id="9178" w:author="HT" w:date="2026-08-21T00:00:00Z">
              <w:r>
                <w:rPr>
                  <w:rFonts w:ascii="Calibri" w:cs="Calibri" w:eastAsia="Calibri" w:hAnsi="Calibri"/>
                  <w:sz w:val="18"/>
                  <w:szCs w:val="18"/>
                </w:rPr>
                <w:delText xml:space="preserve">Uses AI as a debating partner on theoretical and epistemological tensions in the discipline while retaining conceptual authorship.</w:delText>
              </w:r>
            </w:del>
            <w:ins w:id="9179" w:author="HT" w:date="2026-08-21T00:00:00Z">
              <w:r>
                <w:rPr>
                  <w:rFonts w:ascii="Calibri" w:cs="Calibri" w:eastAsia="Calibri" w:hAnsi="Calibri"/>
                  <w:sz w:val="18"/>
                  <w:szCs w:val="18"/>
                </w:rPr>
                <w:t xml:space="preserve">Can use AI systematically to generate counter-positions on theoretical and epistemological tensions in the discipline while retaining conceptual authorship.</w:t>
              </w:r>
            </w:ins>
          </w:p>
          <w:p>
            <w:pPr>
              <w:spacing w:after="0" w:line="276"/>
            </w:pPr>
            <w:del w:id="9180" w:author="HT" w:date="2026-08-21T00:00:00Z">
              <w:r>
                <w:rPr>
                  <w:rFonts w:ascii="Calibri" w:cs="Calibri" w:eastAsia="Calibri" w:hAnsi="Calibri"/>
                  <w:i/>
                  <w:iCs/>
                  <w:color w:val="666666"/>
                  <w:sz w:val="17"/>
                  <w:szCs w:val="17"/>
                </w:rPr>
                <w:delText xml:space="preserve">Nutzt KI als Debattenpartnerin zu theoretischen und epistemologischen Spannungen des Fachs unter Wahrung der konzeptionellen Autorschaft.</w:delText>
              </w:r>
            </w:del>
            <w:ins w:id="9181" w:author="HT" w:date="2026-08-21T00:00:00Z">
              <w:r>
                <w:rPr>
                  <w:rFonts w:ascii="Calibri" w:cs="Calibri" w:eastAsia="Calibri" w:hAnsi="Calibri"/>
                  <w:i/>
                  <w:iCs/>
                  <w:color w:val="666666"/>
                  <w:sz w:val="17"/>
                  <w:szCs w:val="17"/>
                </w:rPr>
                <w:t xml:space="preserve">Kann KI systematisch zur Erzeugung von Gegenpositionen zu theoretischen und epistemologischen Spannungen der Disziplin einsetzen und wahrt dabei die konzeptionelle Autorschaft.</w:t>
              </w:r>
            </w:ins>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OECD-C1 · Sun-E(Advanced)</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28" w:author="HT" w:date="2026-08-21T00:00:00Z">
              <w:r>
                <w:rPr>
                  <w:rFonts w:ascii="Calibri" w:cs="Calibri" w:eastAsia="Calibri" w:hAnsi="Calibri"/>
                  <w:b/>
                  <w:bCs/>
                  <w:color w:val="1A4A88"/>
                  <w:sz w:val="18"/>
                  <w:szCs w:val="18"/>
                </w:rPr>
                <w:delText xml:space="preserve">Perspective (Sun et al., 2026)</w:delText>
              </w:r>
            </w:del>
            <w:ins w:id="9129"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Generates research and teaching ideas with AI while retaining conceptual authorship.</w:t>
            </w:r>
          </w:p>
          <w:p>
            <w:pPr>
              <w:spacing w:after="0" w:line="276"/>
            </w:pPr>
            <w:r>
              <w:rPr>
                <w:rFonts w:ascii="Calibri" w:cs="Calibri" w:eastAsia="Calibri" w:hAnsi="Calibri"/>
                <w:i/>
                <w:iCs/>
                <w:color w:val="666666"/>
                <w:sz w:val="17"/>
                <w:szCs w:val="17"/>
              </w:rPr>
              <w:t xml:space="preserve">Generiert Forschungs- und Lehrideen mit KI unter Wahrung der konzeptionellen Autorschaft.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Enables students to use AI to explore topics without surrendering their own line of argument.</w:t>
            </w:r>
          </w:p>
          <w:p>
            <w:pPr>
              <w:spacing w:after="0" w:line="276"/>
            </w:pPr>
            <w:r>
              <w:rPr>
                <w:rFonts w:ascii="Calibri" w:cs="Calibri" w:eastAsia="Calibri" w:hAnsi="Calibri"/>
                <w:i/>
                <w:iCs/>
                <w:color w:val="666666"/>
                <w:sz w:val="17"/>
                <w:szCs w:val="17"/>
              </w:rPr>
              <w:t xml:space="preserve">Befähigt Studierende, KI zur Themenerkundung zu nutzen, </w:t>
            </w:r>
            <w:del w:id="9218" w:author="HT" w:date="2026-08-21T00:00:00Z">
              <w:r>
                <w:rPr>
                  <w:rFonts w:ascii="Calibri" w:cs="Calibri" w:eastAsia="Calibri" w:hAnsi="Calibri"/>
                  <w:i/>
                  <w:iCs/>
                  <w:color w:val="666666"/>
                  <w:sz w:val="17"/>
                  <w:szCs w:val="17"/>
                </w:rPr>
                <w:delText xml:space="preserve">ohne die eigene Argumentationslinie aufzugeben.</w:delText>
              </w:r>
            </w:del>
            <w:ins w:id="9219" w:author="HT" w:date="2026-08-21T00:00:00Z">
              <w:r>
                <w:rPr>
                  <w:rFonts w:ascii="Calibri" w:cs="Calibri" w:eastAsia="Calibri" w:hAnsi="Calibri"/>
                  <w:i/>
                  <w:iCs/>
                  <w:color w:val="666666"/>
                  <w:sz w:val="17"/>
                  <w:szCs w:val="17"/>
                </w:rPr>
                <w:t xml:space="preserve">ohne die eigene Argumentation an das System abzugeben.</w:t>
              </w:r>
            </w:ins>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OECD-C1 retained. </w:t>
      </w:r>
      <w:del w:id="9058" w:author="HT" w:date="2026-08-21T00:00:00Z">
        <w:r>
          <w:rPr>
            <w:rFonts w:ascii="Calibri" w:cs="Calibri" w:eastAsia="Calibri" w:hAnsi="Calibri"/>
            <w:sz w:val="19"/>
            <w:szCs w:val="19"/>
          </w:rPr>
          <w:delText xml:space="preserve">The Expert descriptor follows Sun et al.</w:delText>
        </w:r>
      </w:del>
      <w:ins w:id="9059" w:author="HT" w:date="2026-08-21T00:00:00Z">
        <w:r>
          <w:rPr>
            <w:rFonts w:ascii="Calibri" w:cs="Calibri" w:eastAsia="Calibri" w:hAnsi="Calibri"/>
            <w:sz w:val="19"/>
            <w:szCs w:val="19"/>
          </w:rPr>
          <w:t xml:space="preserve">The Advanced descriptor is consistent with Sun et al.</w:t>
        </w:r>
      </w:ins>
      <w:r>
        <w:rPr>
          <w:rFonts w:ascii="Calibri" w:cs="Calibri" w:eastAsia="Calibri" w:hAnsi="Calibri"/>
          <w:sz w:val="19"/>
          <w:szCs w:val="19"/>
        </w:rPr>
        <w:t xml:space="preserve"> (2026, Appendix E), </w:t>
      </w:r>
      <w:del w:id="9182" w:author="HT" w:date="2026-08-21T00:00:00Z">
        <w:r>
          <w:rPr>
            <w:rFonts w:ascii="Calibri" w:cs="Calibri" w:eastAsia="Calibri" w:hAnsi="Calibri"/>
            <w:sz w:val="19"/>
            <w:szCs w:val="19"/>
          </w:rPr>
          <w:delText xml:space="preserve">where GenAI is used as a debating partner on epistemological tensions</w:delText>
        </w:r>
      </w:del>
      <w:ins w:id="9183" w:author="HT" w:date="2026-08-21T00:00:00Z">
        <w:r>
          <w:rPr>
            <w:rFonts w:ascii="Calibri" w:cs="Calibri" w:eastAsia="Calibri" w:hAnsi="Calibri"/>
            <w:sz w:val="19"/>
            <w:szCs w:val="19"/>
          </w:rPr>
          <w:t xml:space="preserve">where GenAI is used to generate counter-positions on epistemological tensions</w:t>
        </w:r>
      </w:ins>
      <w:r>
        <w:rPr>
          <w:rFonts w:ascii="Calibri" w:cs="Calibri" w:eastAsia="Calibri" w:hAnsi="Calibri"/>
          <w:sz w:val="19"/>
          <w:szCs w:val="19"/>
        </w:rPr>
        <w:t xml:space="preserve">; the Foundation descriptor follows Sun et al. (Appendix B, Basic tier).</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OECD-C1 übernommen. </w:t>
      </w:r>
      <w:del w:id="9060" w:author="HT" w:date="2026-08-21T00:00:00Z">
        <w:r>
          <w:rPr>
            <w:rFonts w:ascii="Calibri" w:cs="Calibri" w:eastAsia="Calibri" w:hAnsi="Calibri"/>
            <w:i/>
            <w:iCs/>
            <w:color w:val="666666"/>
            <w:sz w:val="18"/>
            <w:szCs w:val="18"/>
          </w:rPr>
          <w:delText xml:space="preserve">Der Expert-Deskriptor folgt Sun et al.</w:delText>
        </w:r>
      </w:del>
      <w:ins w:id="9061" w:author="HT" w:date="2026-08-21T00:00:00Z">
        <w:r>
          <w:rPr>
            <w:rFonts w:ascii="Calibri" w:cs="Calibri" w:eastAsia="Calibri" w:hAnsi="Calibri"/>
            <w:i/>
            <w:iCs/>
            <w:color w:val="666666"/>
            <w:sz w:val="18"/>
            <w:szCs w:val="18"/>
          </w:rPr>
          <w:t xml:space="preserve">Der Advanced-Deskriptor ist anschlussfähig an Sun et al.</w:t>
        </w:r>
      </w:ins>
      <w:r>
        <w:rPr>
          <w:rFonts w:ascii="Calibri" w:cs="Calibri" w:eastAsia="Calibri" w:hAnsi="Calibri"/>
          <w:i/>
          <w:iCs/>
          <w:color w:val="666666"/>
          <w:sz w:val="18"/>
          <w:szCs w:val="18"/>
        </w:rPr>
        <w:t xml:space="preserve"> (2026, Anhang E), </w:t>
      </w:r>
      <w:del w:id="9184" w:author="HT" w:date="2026-08-21T00:00:00Z">
        <w:r>
          <w:rPr>
            <w:rFonts w:ascii="Calibri" w:cs="Calibri" w:eastAsia="Calibri" w:hAnsi="Calibri"/>
            <w:i/>
            <w:iCs/>
            <w:color w:val="666666"/>
            <w:sz w:val="18"/>
            <w:szCs w:val="18"/>
          </w:rPr>
          <w:delText xml:space="preserve">wo GenAI als Debattenpartnerin zu epistemologischen Spannungen eingesetzt wird</w:delText>
        </w:r>
      </w:del>
      <w:ins w:id="9185" w:author="HT" w:date="2026-08-21T00:00:00Z">
        <w:r>
          <w:rPr>
            <w:rFonts w:ascii="Calibri" w:cs="Calibri" w:eastAsia="Calibri" w:hAnsi="Calibri"/>
            <w:i/>
            <w:iCs/>
            <w:color w:val="666666"/>
            <w:sz w:val="18"/>
            <w:szCs w:val="18"/>
          </w:rPr>
          <w:t xml:space="preserve">wo GenAI zur Erzeugung von Gegenpositionen zu epistemologischen Spannungen eingesetzt wird</w:t>
        </w:r>
      </w:ins>
      <w:r>
        <w:rPr>
          <w:rFonts w:ascii="Calibri" w:cs="Calibri" w:eastAsia="Calibri" w:hAnsi="Calibri"/>
          <w:i/>
          <w:iCs/>
          <w:color w:val="666666"/>
          <w:sz w:val="18"/>
          <w:szCs w:val="18"/>
        </w:rPr>
        <w:t xml:space="preserve">; der Foundation-Deskriptor folgt Sun et al. (Anhang B, Basic-Stufe).</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OECD-C1 · DCE-2.2 · UN-5.1 · Sun-B(Basic) · Sun-E(Advanced)</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KK-B2, KK-B8</w:t>
      </w:r>
    </w:p>
    <w:p>
      <w:pPr>
        <w:pStyle w:val="Heading3"/>
        <w:spacing w:after="60" w:before="240"/>
      </w:pPr>
      <w:r>
        <w:rPr>
          <w:rFonts w:ascii="Calibri" w:cs="Calibri" w:eastAsia="Calibri" w:hAnsi="Calibri"/>
        </w:rPr>
        <w:t xml:space="preserve">HET-C2 — Visualise, prototype and combine ideas using different types of AI systems</w:t>
      </w:r>
    </w:p>
    <w:p>
      <w:pPr>
        <w:spacing w:after="120" w:line="276"/>
      </w:pPr>
      <w:r>
        <w:rPr>
          <w:rFonts w:ascii="Calibri" w:cs="Calibri" w:eastAsia="Calibri" w:hAnsi="Calibri"/>
          <w:b/>
          <w:bCs/>
          <w:i/>
          <w:iCs/>
          <w:color w:val="555555"/>
          <w:sz w:val="20"/>
          <w:szCs w:val="20"/>
        </w:rPr>
        <w:t xml:space="preserve">Ideen mit unterschiedlichen KI-Systemtypen visualisieren, prototypisch umsetzen und kombinieren</w:t>
      </w:r>
    </w:p>
    <w:p>
      <w:pPr>
        <w:spacing w:after="120" w:line="276"/>
      </w:pPr>
      <w:r>
        <w:rPr>
          <w:rFonts w:ascii="Calibri" w:cs="Calibri" w:eastAsia="Calibri" w:hAnsi="Calibri"/>
          <w:sz w:val="21"/>
          <w:szCs w:val="21"/>
        </w:rPr>
        <w:t xml:space="preserve">The capacity to move from a concept to a workable artefact using AI systems of different types — text, image, code, data — and to combine their outputs into teaching materials, simulations, research figures or interactive learning objects. The competence includes recognising which system type suits which representational purpose.</w:t>
      </w:r>
    </w:p>
    <w:p>
      <w:pPr>
        <w:spacing w:after="160" w:line="276"/>
      </w:pPr>
      <w:r>
        <w:rPr>
          <w:rFonts w:ascii="Calibri" w:cs="Calibri" w:eastAsia="Calibri" w:hAnsi="Calibri"/>
          <w:i/>
          <w:iCs/>
          <w:color w:val="555555"/>
          <w:sz w:val="19"/>
          <w:szCs w:val="19"/>
        </w:rPr>
        <w:t xml:space="preserve">Die Fähigkeit, mithilfe unterschiedlicher KI-Systemtypen — Text, Bild, Code, Daten — von einem Konzept zu einem nutzbaren Artefakt zu gelangen und deren Ausgaben zu Lehrmaterialien, Simulationen, Forschungsabbildungen oder interaktiven Lernobjekten zu verbinden. Zur Kompetenz gehört zu erkennen, welcher Systemtyp welchem Darstellungszweck entspricht.</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Creates simple materials such as examples, quizzes or graphics with AI support.</w:t>
            </w:r>
          </w:p>
          <w:p>
            <w:pPr>
              <w:spacing w:after="0" w:line="276"/>
            </w:pPr>
            <w:r>
              <w:rPr>
                <w:rFonts w:ascii="Calibri" w:cs="Calibri" w:eastAsia="Calibri" w:hAnsi="Calibri"/>
                <w:i/>
                <w:iCs/>
                <w:color w:val="666666"/>
                <w:sz w:val="17"/>
                <w:szCs w:val="17"/>
              </w:rPr>
              <w:t xml:space="preserve">Erstellt einfache Materialien wie Beispiele, Quizze oder Grafiken mit KI-Unterstützung.</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Combines several AI system types into coherent teaching or research artefacts.</w:t>
            </w:r>
          </w:p>
          <w:p>
            <w:pPr>
              <w:spacing w:after="0" w:line="276"/>
            </w:pPr>
            <w:r>
              <w:rPr>
                <w:rFonts w:ascii="Calibri" w:cs="Calibri" w:eastAsia="Calibri" w:hAnsi="Calibri"/>
                <w:i/>
                <w:iCs/>
                <w:color w:val="666666"/>
                <w:sz w:val="17"/>
                <w:szCs w:val="17"/>
              </w:rPr>
              <w:t xml:space="preserve">Kombiniert mehrere KI-Systemtypen zu kohärenten Lehr- oder Forschungsartefakten.</w:t>
            </w:r>
          </w:p>
        </w:tc>
      </w:tr>
      <w:tr>
        <w:tc>
          <w:tcPr>
            <w:tcW w:type="dxa" w:w="1500"/>
            <w:tcMar>
              <w:top w:type="dxa" w:w="80"/>
              <w:left w:type="dxa" w:w="100"/>
              <w:bottom w:type="dxa" w:w="80"/>
              <w:right w:type="dxa" w:w="100"/>
            </w:tcMar>
          </w:tcPr>
          <w:p>
            <w:pPr>
              <w:spacing w:after="0" w:line="276"/>
            </w:pPr>
            <w:del w:id="9078" w:author="HT" w:date="2026-08-21T00:00:00Z">
              <w:r>
                <w:rPr>
                  <w:rFonts w:ascii="Calibri" w:cs="Calibri" w:eastAsia="Calibri" w:hAnsi="Calibri"/>
                  <w:b/>
                  <w:bCs/>
                  <w:color w:val="1A4A88"/>
                  <w:sz w:val="18"/>
                  <w:szCs w:val="18"/>
                </w:rPr>
                <w:delText xml:space="preserve">Expert</w:delText>
              </w:r>
            </w:del>
            <w:ins w:id="9079" w:author="HT" w:date="2026-08-21T00:00:00Z">
              <w:r>
                <w:rPr>
                  <w:rFonts w:ascii="Calibri" w:cs="Calibri" w:eastAsia="Calibri" w:hAnsi="Calibri"/>
                  <w:b/>
                  <w:bCs/>
                  <w:color w:val="1A4A88"/>
                  <w:sz w:val="18"/>
                  <w:szCs w:val="18"/>
                </w:rPr>
                <w:t xml:space="preserve">Advanced</w:t>
              </w:r>
            </w:ins>
          </w:p>
          <w:p>
            <w:pPr>
              <w:spacing w:after="0" w:line="276"/>
            </w:pPr>
            <w:del w:id="9020" w:author="HT" w:date="2026-08-21T00:00:00Z">
              <w:r>
                <w:rPr>
                  <w:rFonts w:ascii="Calibri" w:cs="Calibri" w:eastAsia="Calibri" w:hAnsi="Calibri"/>
                  <w:i/>
                  <w:iCs/>
                  <w:color w:val="888888"/>
                  <w:sz w:val="16"/>
                  <w:szCs w:val="16"/>
                </w:rPr>
                <w:delText xml:space="preserve">Expert:in</w:delText>
              </w:r>
            </w:del>
            <w:ins w:id="9021"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Prototypes complex, discipline-specific learning environments and simulations with AI.</w:t>
            </w:r>
          </w:p>
          <w:p>
            <w:pPr>
              <w:spacing w:after="0" w:line="276"/>
            </w:pPr>
            <w:r>
              <w:rPr>
                <w:rFonts w:ascii="Calibri" w:cs="Calibri" w:eastAsia="Calibri" w:hAnsi="Calibri"/>
                <w:i/>
                <w:iCs/>
                <w:color w:val="666666"/>
                <w:sz w:val="17"/>
                <w:szCs w:val="17"/>
              </w:rPr>
              <w:t xml:space="preserve">Prototypisiert komplexe, fachspezifische Lernumgebungen und Simulationen mit KI.</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O2</w:t>
            </w:r>
          </w:p>
          <w:p>
            <w:pPr>
              <w:spacing w:after="0" w:line="276"/>
            </w:pPr>
            <w:r>
              <w:rPr>
                <w:rFonts w:ascii="Calibri" w:cs="Calibri" w:eastAsia="Calibri" w:hAnsi="Calibri"/>
                <w:color w:val="666666"/>
                <w:sz w:val="16"/>
                <w:szCs w:val="16"/>
              </w:rPr>
              <w:t xml:space="preserve">Curriculum &amp; learning design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Generates initial ideas and compiles teaching resources; adapts and personalises materials to prior knowledge, language and ability, refining them iteratively from course feedback.</w:t>
            </w:r>
          </w:p>
          <w:p>
            <w:pPr>
              <w:spacing w:after="0" w:line="276"/>
            </w:pPr>
            <w:r>
              <w:rPr>
                <w:rFonts w:ascii="Calibri" w:cs="Calibri" w:eastAsia="Calibri" w:hAnsi="Calibri"/>
                <w:i/>
                <w:iCs/>
                <w:color w:val="666666"/>
                <w:sz w:val="17"/>
                <w:szCs w:val="17"/>
              </w:rPr>
              <w:t xml:space="preserve">Generiert erste Ideen und stellt Lehrressourcen zusammen; passt Materialien an Vorwissen, Sprache und Fähigkeiten an und verfeinert sie iterativ anhand von Rückmeldungen aus der Lehre.</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OECD-C2 · Sun-B(Basic) · Sun-B(Intermediate) · DCE-2.2 · DCE-5.2</w:t>
            </w:r>
          </w:p>
          <w:p>
            <w:pPr>
              <w:spacing w:after="0" w:line="276"/>
            </w:pPr>
            <w:r>
              <w:rPr>
                <w:rFonts w:ascii="Calibri" w:cs="Calibri" w:eastAsia="Calibri" w:hAnsi="Calibri"/>
                <w:i/>
                <w:iCs/>
                <w:color w:val="7A4F9E"/>
                <w:sz w:val="16"/>
                <w:szCs w:val="16"/>
              </w:rPr>
              <w:t xml:space="preserve">absorbs HET-D1, HET-D2 (v0.9)</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O3</w:t>
            </w:r>
          </w:p>
          <w:p>
            <w:pPr>
              <w:spacing w:after="0" w:line="276"/>
            </w:pPr>
            <w:r>
              <w:rPr>
                <w:rFonts w:ascii="Calibri" w:cs="Calibri" w:eastAsia="Calibri" w:hAnsi="Calibri"/>
                <w:color w:val="666666"/>
                <w:sz w:val="16"/>
                <w:szCs w:val="16"/>
              </w:rPr>
              <w:t xml:space="preserve">Teaching &amp; facilitation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Creates interactive materials, simulations and worked examples with AI for use during teaching.</w:t>
            </w:r>
          </w:p>
          <w:p>
            <w:pPr>
              <w:spacing w:after="0" w:line="276"/>
            </w:pPr>
            <w:r>
              <w:rPr>
                <w:rFonts w:ascii="Calibri" w:cs="Calibri" w:eastAsia="Calibri" w:hAnsi="Calibri"/>
                <w:i/>
                <w:iCs/>
                <w:color w:val="666666"/>
                <w:sz w:val="17"/>
                <w:szCs w:val="17"/>
              </w:rPr>
              <w:t xml:space="preserve">Erstellt interaktive Materialien, Simulationen und Musterlösungen mit KI für den Einsatz in der Lehre.</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OECD-C2 · Sun-C(Basic) · ICT-A4.L3</w:t>
            </w:r>
          </w:p>
          <w:p>
            <w:pPr>
              <w:spacing w:after="0" w:line="276"/>
            </w:pPr>
            <w:r>
              <w:rPr>
                <w:rFonts w:ascii="Calibri" w:cs="Calibri" w:eastAsia="Calibri" w:hAnsi="Calibri"/>
                <w:i/>
                <w:iCs/>
                <w:color w:val="7A4F9E"/>
                <w:sz w:val="16"/>
                <w:szCs w:val="16"/>
              </w:rPr>
              <w:t xml:space="preserve">absorbs HET-T1 (v0.9)</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O4</w:t>
            </w:r>
          </w:p>
          <w:p>
            <w:pPr>
              <w:spacing w:after="0" w:line="276"/>
            </w:pPr>
            <w:r>
              <w:rPr>
                <w:rFonts w:ascii="Calibri" w:cs="Calibri" w:eastAsia="Calibri" w:hAnsi="Calibri"/>
                <w:color w:val="666666"/>
                <w:sz w:val="16"/>
                <w:szCs w:val="16"/>
              </w:rPr>
              <w:t xml:space="preserve">Assessment</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Generates objective-aligned assessment items and adaptive formative tasks, with constructive alignment remaining a human design decision.</w:t>
            </w:r>
          </w:p>
          <w:p>
            <w:pPr>
              <w:spacing w:after="0" w:line="276"/>
            </w:pPr>
            <w:r>
              <w:rPr>
                <w:rFonts w:ascii="Calibri" w:cs="Calibri" w:eastAsia="Calibri" w:hAnsi="Calibri"/>
                <w:i/>
                <w:iCs/>
                <w:color w:val="666666"/>
                <w:sz w:val="17"/>
                <w:szCs w:val="17"/>
              </w:rPr>
              <w:t xml:space="preserve">Erzeugt lernzielbezogene Prüfungsaufgaben und adaptive formative Aufgaben, wobei das Constructive Alignment eine menschliche Gestaltungsentscheidung bleibt.</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OECD-C2 · Sun-D(Basic) · DCE-4.1</w:t>
            </w:r>
          </w:p>
          <w:p>
            <w:pPr>
              <w:spacing w:after="0" w:line="276"/>
            </w:pPr>
            <w:r>
              <w:rPr>
                <w:rFonts w:ascii="Calibri" w:cs="Calibri" w:eastAsia="Calibri" w:hAnsi="Calibri"/>
                <w:i/>
                <w:iCs/>
                <w:color w:val="7A4F9E"/>
                <w:sz w:val="16"/>
                <w:szCs w:val="16"/>
              </w:rPr>
              <w:t xml:space="preserve">absorbs HET-A1 (v0.9)</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30" w:author="HT" w:date="2026-08-21T00:00:00Z">
              <w:r>
                <w:rPr>
                  <w:rFonts w:ascii="Calibri" w:cs="Calibri" w:eastAsia="Calibri" w:hAnsi="Calibri"/>
                  <w:b/>
                  <w:bCs/>
                  <w:color w:val="1A4A88"/>
                  <w:sz w:val="18"/>
                  <w:szCs w:val="18"/>
                </w:rPr>
                <w:delText xml:space="preserve">Perspective (Sun et al., 2026)</w:delText>
              </w:r>
            </w:del>
            <w:ins w:id="9131"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Prototypes own teaching artefacts with AI and evaluates them for disciplinary accuracy.</w:t>
            </w:r>
          </w:p>
          <w:p>
            <w:pPr>
              <w:spacing w:after="0" w:line="276"/>
            </w:pPr>
            <w:r>
              <w:rPr>
                <w:rFonts w:ascii="Calibri" w:cs="Calibri" w:eastAsia="Calibri" w:hAnsi="Calibri"/>
                <w:i/>
                <w:iCs/>
                <w:color w:val="666666"/>
                <w:sz w:val="17"/>
                <w:szCs w:val="17"/>
              </w:rPr>
              <w:t xml:space="preserve">Prototypisiert eigene Lehrartefakte mit KI und prüft sie auf fachliche Korrektheit.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Enables students to produce and present their own artefacts with AI support.</w:t>
            </w:r>
          </w:p>
          <w:p>
            <w:pPr>
              <w:spacing w:after="0" w:line="276"/>
            </w:pPr>
            <w:r>
              <w:rPr>
                <w:rFonts w:ascii="Calibri" w:cs="Calibri" w:eastAsia="Calibri" w:hAnsi="Calibri"/>
                <w:i/>
                <w:iCs/>
                <w:color w:val="666666"/>
                <w:sz w:val="17"/>
                <w:szCs w:val="17"/>
              </w:rPr>
              <w:t xml:space="preserve">Befähigt Studierende, eigene Artefakte mit KI-Unterstützung zu erstellen und zu präsentieren.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OECD-C2 retained; supported by DigCompEdu 2.2 and ICT-CFT A4.L3 (creating innovative digital learning resources). The teaching-artefact contextualisation follows Sun et al. (2026, Appendix C, Basic tier).</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OECD-C2 übernommen; gestützt durch DigCompEdu 2.2 und ICT-CFT A4.L3 (Erstellung innovativer digitaler Lernressourcen). Die Kontextualisierung auf Lehrartefakte folgt Sun et al. (2026, Anhang C, Basic-Stufe).</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OECD-C2 · DCE-2.2 · ICT-A4.L3 · Sun-C(Basic)</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KK-B2, KK-B9</w:t>
      </w:r>
    </w:p>
    <w:p>
      <w:pPr>
        <w:pStyle w:val="Heading3"/>
        <w:spacing w:after="60" w:before="240"/>
      </w:pPr>
      <w:r>
        <w:rPr>
          <w:rFonts w:ascii="Calibri" w:cs="Calibri" w:eastAsia="Calibri" w:hAnsi="Calibri"/>
        </w:rPr>
        <w:t xml:space="preserve">HET-C3 — Direct and iterate with generative AI systems (prompting as a documented practice)</w:t>
      </w:r>
    </w:p>
    <w:p>
      <w:pPr>
        <w:spacing w:after="120" w:line="276"/>
      </w:pPr>
      <w:r>
        <w:rPr>
          <w:rFonts w:ascii="Calibri" w:cs="Calibri" w:eastAsia="Calibri" w:hAnsi="Calibri"/>
          <w:b/>
          <w:bCs/>
          <w:i/>
          <w:iCs/>
          <w:color w:val="555555"/>
          <w:sz w:val="20"/>
          <w:szCs w:val="20"/>
        </w:rPr>
        <w:t xml:space="preserve">Generative KI-Systeme steuern und iterieren (Prompting als dokumentierte Praxis)</w:t>
      </w:r>
    </w:p>
    <w:p>
      <w:pPr>
        <w:spacing w:after="120" w:line="276"/>
      </w:pPr>
      <w:r>
        <w:rPr>
          <w:rFonts w:ascii="Calibri" w:cs="Calibri" w:eastAsia="Calibri" w:hAnsi="Calibri"/>
          <w:sz w:val="21"/>
          <w:szCs w:val="21"/>
        </w:rPr>
        <w:t xml:space="preserve">The capacity to steer a generative system towards a useful output through deliberate formulation, iterative refinement and supplementation, and to document that process so that it becomes reconstructable and teachable. Prompting is treated here not as a tool trick but as an academic working technique </w:t>
      </w:r>
      <w:del w:id="9186" w:author="HT" w:date="2026-08-21T00:00:00Z">
        <w:r>
          <w:rPr>
            <w:rFonts w:ascii="Calibri" w:cs="Calibri" w:eastAsia="Calibri" w:hAnsi="Calibri"/>
            <w:sz w:val="21"/>
            <w:szCs w:val="21"/>
          </w:rPr>
          <w:delText xml:space="preserve">with a progression from clear single instructions to sustained dialogic use of the system as a co-thinker.</w:delText>
        </w:r>
      </w:del>
      <w:ins w:id="9187" w:author="HT" w:date="2026-08-21T00:00:00Z">
        <w:r>
          <w:rPr>
            <w:rFonts w:ascii="Calibri" w:cs="Calibri" w:eastAsia="Calibri" w:hAnsi="Calibri"/>
            <w:sz w:val="21"/>
            <w:szCs w:val="21"/>
          </w:rPr>
          <w:t xml:space="preserve">with a progression from clear single instructions to sustained, multi-step dialogic use of the system.</w:t>
        </w:r>
      </w:ins>
    </w:p>
    <w:p>
      <w:pPr>
        <w:spacing w:after="160" w:line="276"/>
      </w:pPr>
      <w:r>
        <w:rPr>
          <w:rFonts w:ascii="Calibri" w:cs="Calibri" w:eastAsia="Calibri" w:hAnsi="Calibri"/>
          <w:i/>
          <w:iCs/>
          <w:color w:val="555555"/>
          <w:sz w:val="19"/>
          <w:szCs w:val="19"/>
        </w:rPr>
        <w:t xml:space="preserve">Die Fähigkeit, ein generatives System durch bewusste Formulierung, iterative Verfeinerung und Ergänzung auf ein nützliches Ergebnis hin zu steuern und diesen Prozess so zu dokumentieren, dass er rekonstruierbar und lehrbar wird. Prompting gilt hier nicht als Werkzeugkniff, sondern als akademische Arbeitstechnik </w:t>
      </w:r>
      <w:del w:id="9188" w:author="HT" w:date="2026-08-21T00:00:00Z">
        <w:r>
          <w:rPr>
            <w:rFonts w:ascii="Calibri" w:cs="Calibri" w:eastAsia="Calibri" w:hAnsi="Calibri"/>
            <w:i/>
            <w:iCs/>
            <w:color w:val="555555"/>
            <w:sz w:val="19"/>
            <w:szCs w:val="19"/>
          </w:rPr>
          <w:delText xml:space="preserve">mit einer Progression von klaren Einzelanweisungen bis zur dauerhaften dialogischen Nutzung des Systems als Ko-Denker.</w:delText>
        </w:r>
      </w:del>
      <w:ins w:id="9189" w:author="HT" w:date="2026-08-21T00:00:00Z">
        <w:r>
          <w:rPr>
            <w:rFonts w:ascii="Calibri" w:cs="Calibri" w:eastAsia="Calibri" w:hAnsi="Calibri"/>
            <w:i/>
            <w:iCs/>
            <w:color w:val="555555"/>
            <w:sz w:val="19"/>
            <w:szCs w:val="19"/>
          </w:rPr>
          <w:t xml:space="preserve">mit einer Progression von klaren Einzelanweisungen bis zur mehrschrittigen, dialogischen Nutzung des Systems.</w:t>
        </w:r>
      </w:ins>
    </w:p>
    <w:p>
      <w:pPr>
        <w:spacing w:after="120" w:line="276"/>
        <w:rPr>
          <w:ins w:id="9029" w:author="HT" w:date="2026-08-21T00:00:00Z"/>
          <w:rFonts w:ascii="Calibri" w:cs="Calibri" w:eastAsia="Calibri" w:hAnsi="Calibri"/>
        </w:rPr>
      </w:pPr>
      <w:ins w:id="9030" w:author="HT" w:date="2026-08-21T00:00:00Z">
        <w:r>
          <w:rPr>
            <w:rFonts w:ascii="Calibri" w:cs="Calibri" w:eastAsia="Calibri" w:hAnsi="Calibri"/>
            <w:b/>
            <w:bCs/>
            <w:sz w:val="21"/>
            <w:szCs w:val="21"/>
          </w:rPr>
          <w:t xml:space="preserve">On the currency of prompting. </w:t>
        </w:r>
      </w:ins>
      <w:ins w:id="9031" w:author="HT" w:date="2026-08-21T00:00:00Z">
        <w:r>
          <w:rPr>
            <w:rFonts w:ascii="Calibri" w:cs="Calibri" w:eastAsia="Calibri" w:hAnsi="Calibri"/>
            <w:sz w:val="21"/>
            <w:szCs w:val="21"/>
          </w:rPr>
          <w:t xml:space="preserve">The review asks whether prompting is still a timely object of competence, given that interaction with generative systems is increasingly dialogic, multi-step and agentic. The competence is defined here at a level of abstraction that survives that shift: what is described is the deliberate steering of a generative system and the documentation of that steering, not a particular prompt syntax or tool generation. Where systems plan and execute several steps with reduced supervision, the steering competence becomes more rather than less consequential, and the documentation requirement is what keeps the process reconstructable for teaching and for academic integrity.</w:t>
        </w:r>
      </w:ins>
    </w:p>
    <w:p>
      <w:pPr>
        <w:spacing w:after="120" w:line="276"/>
        <w:rPr>
          <w:ins w:id="9032" w:author="HT" w:date="2026-08-21T00:00:00Z"/>
          <w:rFonts w:ascii="Calibri" w:cs="Calibri" w:eastAsia="Calibri" w:hAnsi="Calibri"/>
        </w:rPr>
      </w:pPr>
      <w:ins w:id="9033" w:author="HT" w:date="2026-08-21T00:00:00Z">
        <w:r>
          <w:rPr>
            <w:rFonts w:ascii="Calibri" w:cs="Calibri" w:eastAsia="Calibri" w:hAnsi="Calibri"/>
            <w:b/>
            <w:bCs/>
            <w:sz w:val="21"/>
            <w:szCs w:val="21"/>
          </w:rPr>
          <w:t xml:space="preserve">Zur Aktualität des Promptings. </w:t>
        </w:r>
      </w:ins>
      <w:ins w:id="9034" w:author="HT" w:date="2026-08-21T00:00:00Z">
        <w:r>
          <w:rPr>
            <w:rFonts w:ascii="Calibri" w:cs="Calibri" w:eastAsia="Calibri" w:hAnsi="Calibri"/>
            <w:i/>
            <w:iCs/>
            <w:color w:val="444444"/>
            <w:sz w:val="21"/>
            <w:szCs w:val="21"/>
          </w:rPr>
          <w:t xml:space="preserve">Der Einwand, dass so mit generativen Systemen kaum noch gearbeitet werde, trifft die Werkzeugebene, nicht die Kompetenz: Beschrieben ist die bewusste Steuerung eines generativen Systems und deren Dokumentation, nicht eine bestimmte Prompt-Syntax oder Werkzeuggeneration. Je selbstständiger Systeme mehrere Schritte planen und ausführen, desto folgenreicher wird die Steuerungskompetenz; die Dokumentationsanforderung hält den Prozess für Lehre und wissenschaftliche Integrität rekonstruierbar.</w:t>
        </w:r>
      </w:ins>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Writes clear, concise prompts and recognises when an output does not match the intent.</w:t>
            </w:r>
          </w:p>
          <w:p>
            <w:pPr>
              <w:spacing w:after="0" w:line="276"/>
            </w:pPr>
            <w:r>
              <w:rPr>
                <w:rFonts w:ascii="Calibri" w:cs="Calibri" w:eastAsia="Calibri" w:hAnsi="Calibri"/>
                <w:i/>
                <w:iCs/>
                <w:color w:val="666666"/>
                <w:sz w:val="17"/>
                <w:szCs w:val="17"/>
              </w:rPr>
              <w:t xml:space="preserve">Formuliert klare, präzise Prompts und erkennt, wenn eine Ausgabe der Absicht nicht entspricht.</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Refines prompts iteratively and supplements outputs with additional sources to improve accuracy.</w:t>
            </w:r>
          </w:p>
          <w:p>
            <w:pPr>
              <w:spacing w:after="0" w:line="276"/>
            </w:pPr>
            <w:r>
              <w:rPr>
                <w:rFonts w:ascii="Calibri" w:cs="Calibri" w:eastAsia="Calibri" w:hAnsi="Calibri"/>
                <w:i/>
                <w:iCs/>
                <w:color w:val="666666"/>
                <w:sz w:val="17"/>
                <w:szCs w:val="17"/>
              </w:rPr>
              <w:t xml:space="preserve">Verfeinert Prompts iterativ und ergänzt Ausgaben um weitere Quellen, um die Genauigkeit zu erhöhen.</w:t>
            </w:r>
          </w:p>
        </w:tc>
      </w:tr>
      <w:tr>
        <w:tc>
          <w:tcPr>
            <w:tcW w:type="dxa" w:w="1500"/>
            <w:tcMar>
              <w:top w:type="dxa" w:w="80"/>
              <w:left w:type="dxa" w:w="100"/>
              <w:bottom w:type="dxa" w:w="80"/>
              <w:right w:type="dxa" w:w="100"/>
            </w:tcMar>
          </w:tcPr>
          <w:p>
            <w:pPr>
              <w:spacing w:after="0" w:line="276"/>
            </w:pPr>
            <w:del w:id="9080" w:author="HT" w:date="2026-08-21T00:00:00Z">
              <w:r>
                <w:rPr>
                  <w:rFonts w:ascii="Calibri" w:cs="Calibri" w:eastAsia="Calibri" w:hAnsi="Calibri"/>
                  <w:b/>
                  <w:bCs/>
                  <w:color w:val="1A4A88"/>
                  <w:sz w:val="18"/>
                  <w:szCs w:val="18"/>
                </w:rPr>
                <w:delText xml:space="preserve">Expert</w:delText>
              </w:r>
            </w:del>
            <w:ins w:id="9081" w:author="HT" w:date="2026-08-21T00:00:00Z">
              <w:r>
                <w:rPr>
                  <w:rFonts w:ascii="Calibri" w:cs="Calibri" w:eastAsia="Calibri" w:hAnsi="Calibri"/>
                  <w:b/>
                  <w:bCs/>
                  <w:color w:val="1A4A88"/>
                  <w:sz w:val="18"/>
                  <w:szCs w:val="18"/>
                </w:rPr>
                <w:t xml:space="preserve">Advanced</w:t>
              </w:r>
            </w:ins>
          </w:p>
          <w:p>
            <w:pPr>
              <w:spacing w:after="0" w:line="276"/>
            </w:pPr>
            <w:del w:id="9022" w:author="HT" w:date="2026-08-21T00:00:00Z">
              <w:r>
                <w:rPr>
                  <w:rFonts w:ascii="Calibri" w:cs="Calibri" w:eastAsia="Calibri" w:hAnsi="Calibri"/>
                  <w:i/>
                  <w:iCs/>
                  <w:color w:val="888888"/>
                  <w:sz w:val="16"/>
                  <w:szCs w:val="16"/>
                </w:rPr>
                <w:delText xml:space="preserve">Expert:in</w:delText>
              </w:r>
            </w:del>
            <w:ins w:id="9023"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Designs and shares reproducible workflows that integrate </w:t>
            </w:r>
            <w:del w:id="9190" w:author="HT" w:date="2026-08-21T00:00:00Z">
              <w:r>
                <w:rPr>
                  <w:rFonts w:ascii="Calibri" w:cs="Calibri" w:eastAsia="Calibri" w:hAnsi="Calibri"/>
                  <w:sz w:val="18"/>
                  <w:szCs w:val="18"/>
                </w:rPr>
                <w:delText xml:space="preserve">generative AI as a co-thinker</w:delText>
              </w:r>
            </w:del>
            <w:ins w:id="9191" w:author="HT" w:date="2026-08-21T00:00:00Z">
              <w:r>
                <w:rPr>
                  <w:rFonts w:ascii="Calibri" w:cs="Calibri" w:eastAsia="Calibri" w:hAnsi="Calibri"/>
                  <w:sz w:val="18"/>
                  <w:szCs w:val="18"/>
                </w:rPr>
                <w:t xml:space="preserve">generative AI in sustained dialogic use</w:t>
              </w:r>
            </w:ins>
            <w:r>
              <w:rPr>
                <w:rFonts w:ascii="Calibri" w:cs="Calibri" w:eastAsia="Calibri" w:hAnsi="Calibri"/>
                <w:sz w:val="18"/>
                <w:szCs w:val="18"/>
              </w:rPr>
              <w:t xml:space="preserve">.</w:t>
            </w:r>
          </w:p>
          <w:p>
            <w:pPr>
              <w:spacing w:after="0" w:line="276"/>
            </w:pPr>
            <w:r>
              <w:rPr>
                <w:rFonts w:ascii="Calibri" w:cs="Calibri" w:eastAsia="Calibri" w:hAnsi="Calibri"/>
                <w:i/>
                <w:iCs/>
                <w:color w:val="666666"/>
                <w:sz w:val="17"/>
                <w:szCs w:val="17"/>
              </w:rPr>
              <w:t xml:space="preserve">Entwirft und teilt reproduzierbare Workflows, </w:t>
            </w:r>
            <w:del w:id="9000" w:author="HT" w:date="2026-08-21T00:00:00Z">
              <w:r>
                <w:rPr>
                  <w:rFonts w:ascii="Calibri" w:cs="Calibri" w:eastAsia="Calibri" w:hAnsi="Calibri"/>
                  <w:i/>
                  <w:iCs/>
                  <w:color w:val="666666"/>
                  <w:sz w:val="17"/>
                  <w:szCs w:val="17"/>
                </w:rPr>
                <w:delText xml:space="preserve">die generative KI als Ko-Denker einbinden.</w:delText>
              </w:r>
            </w:del>
            <w:ins w:id="9001" w:author="HT" w:date="2026-08-21T00:00:00Z">
              <w:r>
                <w:rPr>
                  <w:rFonts w:ascii="Calibri" w:cs="Calibri" w:eastAsia="Calibri" w:hAnsi="Calibri"/>
                  <w:i/>
                  <w:iCs/>
                  <w:color w:val="666666"/>
                  <w:sz w:val="17"/>
                  <w:szCs w:val="17"/>
                </w:rPr>
                <w:t xml:space="preserve">die generative KI dialogisch und mehrschrittig einbinden.</w:t>
              </w:r>
            </w:ins>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O1</w:t>
            </w:r>
          </w:p>
          <w:p>
            <w:pPr>
              <w:spacing w:after="0" w:line="276"/>
            </w:pPr>
            <w:r>
              <w:rPr>
                <w:rFonts w:ascii="Calibri" w:cs="Calibri" w:eastAsia="Calibri" w:hAnsi="Calibri"/>
                <w:color w:val="666666"/>
                <w:sz w:val="16"/>
                <w:szCs w:val="16"/>
              </w:rPr>
              <w:t xml:space="preserve">Own academic practice</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Writes, refines and documents prompts so that the process is reconstructable and citable; </w:t>
            </w:r>
            <w:del w:id="9002" w:author="HT" w:date="2026-08-21T00:00:00Z">
              <w:r>
                <w:rPr>
                  <w:rFonts w:ascii="Calibri" w:cs="Calibri" w:eastAsia="Calibri" w:hAnsi="Calibri"/>
                  <w:sz w:val="18"/>
                  <w:szCs w:val="18"/>
                </w:rPr>
                <w:delText xml:space="preserve">designs reproducible workflows with AI as a co-thinker.</w:delText>
              </w:r>
            </w:del>
            <w:ins w:id="9003" w:author="HT" w:date="2026-08-21T00:00:00Z">
              <w:r>
                <w:rPr>
                  <w:rFonts w:ascii="Calibri" w:cs="Calibri" w:eastAsia="Calibri" w:hAnsi="Calibri"/>
                  <w:sz w:val="18"/>
                  <w:szCs w:val="18"/>
                </w:rPr>
                <w:t xml:space="preserve">designs reproducible workflows built on sustained dialogic use of AI.</w:t>
              </w:r>
            </w:ins>
          </w:p>
          <w:p>
            <w:pPr>
              <w:spacing w:after="0" w:line="276"/>
            </w:pPr>
            <w:r>
              <w:rPr>
                <w:rFonts w:ascii="Calibri" w:cs="Calibri" w:eastAsia="Calibri" w:hAnsi="Calibri"/>
                <w:i/>
                <w:iCs/>
                <w:color w:val="666666"/>
                <w:sz w:val="17"/>
                <w:szCs w:val="17"/>
              </w:rPr>
              <w:t xml:space="preserve">Formuliert, verfeinert und dokumentiert Prompts so, dass der Prozess rekonstruierbar und zitierfähig ist; </w:t>
            </w:r>
            <w:del w:id="9004" w:author="HT" w:date="2026-08-21T00:00:00Z">
              <w:r>
                <w:rPr>
                  <w:rFonts w:ascii="Calibri" w:cs="Calibri" w:eastAsia="Calibri" w:hAnsi="Calibri"/>
                  <w:i/>
                  <w:iCs/>
                  <w:color w:val="666666"/>
                  <w:sz w:val="17"/>
                  <w:szCs w:val="17"/>
                </w:rPr>
                <w:delText xml:space="preserve">entwirft reproduzierbare Workflows mit KI als Ko-Denker.</w:delText>
              </w:r>
            </w:del>
            <w:ins w:id="9005" w:author="HT" w:date="2026-08-21T00:00:00Z">
              <w:r>
                <w:rPr>
                  <w:rFonts w:ascii="Calibri" w:cs="Calibri" w:eastAsia="Calibri" w:hAnsi="Calibri"/>
                  <w:i/>
                  <w:iCs/>
                  <w:color w:val="666666"/>
                  <w:sz w:val="17"/>
                  <w:szCs w:val="17"/>
                </w:rPr>
                <w:t xml:space="preserve">entwirft reproduzierbare Workflows auf Basis dialogischer, mehrschrittiger KI-Nutzung.</w:t>
              </w:r>
            </w:ins>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OECD-C3 · Sun-A(Basic/Intermediate/Advanced)</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O3</w:t>
            </w:r>
          </w:p>
          <w:p>
            <w:pPr>
              <w:spacing w:after="0" w:line="276"/>
            </w:pPr>
            <w:r>
              <w:rPr>
                <w:rFonts w:ascii="Calibri" w:cs="Calibri" w:eastAsia="Calibri" w:hAnsi="Calibri"/>
                <w:color w:val="666666"/>
                <w:sz w:val="16"/>
                <w:szCs w:val="16"/>
              </w:rPr>
              <w:t xml:space="preserve">Teaching &amp; facilitation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Uses generative AI live in teaching to produce examples and explanations on demand, reviewing every output for accuracy before it reaches students.</w:t>
            </w:r>
          </w:p>
          <w:p>
            <w:pPr>
              <w:spacing w:after="0" w:line="276"/>
            </w:pPr>
            <w:r>
              <w:rPr>
                <w:rFonts w:ascii="Calibri" w:cs="Calibri" w:eastAsia="Calibri" w:hAnsi="Calibri"/>
                <w:i/>
                <w:iCs/>
                <w:color w:val="666666"/>
                <w:sz w:val="17"/>
                <w:szCs w:val="17"/>
              </w:rPr>
              <w:t xml:space="preserve">Setzt generative KI in der Lehre live ein, um bedarfsweise Beispiele und Erklärungen zu erzeugen, und prüft jede Ausgabe vor der Weitergabe an Studierende auf Richtigkeit.</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OECD-C3 · Sun-C(Basic) · UN-4.1</w:t>
            </w:r>
          </w:p>
          <w:p>
            <w:pPr>
              <w:spacing w:after="0" w:line="276"/>
            </w:pPr>
            <w:r>
              <w:rPr>
                <w:rFonts w:ascii="Calibri" w:cs="Calibri" w:eastAsia="Calibri" w:hAnsi="Calibri"/>
                <w:i/>
                <w:iCs/>
                <w:color w:val="7A4F9E"/>
                <w:sz w:val="16"/>
                <w:szCs w:val="16"/>
              </w:rPr>
              <w:t xml:space="preserve">absorbs HET-T1 (v0.9)</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p>
            <w:pPr>
              <w:spacing w:after="0" w:line="276"/>
            </w:pPr>
            <w:r>
              <w:rPr>
                <w:rFonts w:ascii="Calibri" w:cs="Calibri" w:eastAsia="Calibri" w:hAnsi="Calibri"/>
                <w:color w:val="666666"/>
                <w:sz w:val="16"/>
                <w:szCs w:val="16"/>
              </w:rPr>
              <w:t xml:space="preserve">Institution &amp; scholarship</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Applies prompting as an academic working technique in literature screening, analysis and drafting, and teaches it as such.</w:t>
            </w:r>
          </w:p>
          <w:p>
            <w:pPr>
              <w:spacing w:after="0" w:line="276"/>
            </w:pPr>
            <w:r>
              <w:rPr>
                <w:rFonts w:ascii="Calibri" w:cs="Calibri" w:eastAsia="Calibri" w:hAnsi="Calibri"/>
                <w:i/>
                <w:iCs/>
                <w:color w:val="666666"/>
                <w:sz w:val="17"/>
                <w:szCs w:val="17"/>
              </w:rPr>
              <w:t xml:space="preserve">Wendet Prompting als akademische Arbeitstechnik in Literatursichtung, Analyse und Textentwurf an und vermittelt es als solche.</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OECD-C3 · UN-3.2 · Sun-E</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32" w:author="HT" w:date="2026-08-21T00:00:00Z">
              <w:r>
                <w:rPr>
                  <w:rFonts w:ascii="Calibri" w:cs="Calibri" w:eastAsia="Calibri" w:hAnsi="Calibri"/>
                  <w:b/>
                  <w:bCs/>
                  <w:color w:val="1A4A88"/>
                  <w:sz w:val="18"/>
                  <w:szCs w:val="18"/>
                </w:rPr>
                <w:delText xml:space="preserve">Perspective (Sun et al., 2026)</w:delText>
              </w:r>
            </w:del>
            <w:ins w:id="9133"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Documents own prompting practice so that it is reconstructable and citable.</w:t>
            </w:r>
          </w:p>
          <w:p>
            <w:pPr>
              <w:spacing w:after="0" w:line="276"/>
            </w:pPr>
            <w:r>
              <w:rPr>
                <w:rFonts w:ascii="Calibri" w:cs="Calibri" w:eastAsia="Calibri" w:hAnsi="Calibri"/>
                <w:i/>
                <w:iCs/>
                <w:color w:val="666666"/>
                <w:sz w:val="17"/>
                <w:szCs w:val="17"/>
              </w:rPr>
              <w:t xml:space="preserve">Dokumentiert die eigene Prompting-Praxis rekonstruierbar und zitierfähig.</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Guides students into iterative dialogue with generative AI, including follow-up questioning and error checking.</w:t>
            </w:r>
          </w:p>
          <w:p>
            <w:pPr>
              <w:spacing w:after="0" w:line="276"/>
            </w:pPr>
            <w:r>
              <w:rPr>
                <w:rFonts w:ascii="Calibri" w:cs="Calibri" w:eastAsia="Calibri" w:hAnsi="Calibri"/>
                <w:i/>
                <w:iCs/>
                <w:color w:val="666666"/>
                <w:sz w:val="17"/>
                <w:szCs w:val="17"/>
              </w:rPr>
              <w:t xml:space="preserve">Führt Studierende in den iterativen Dialog mit generativer KI ein, einschließlich Nachfragen und Fehlerprüfung.</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OECD-C3 retained and given an explicit prompting reading. All three level descriptors follow the wording of Sun et al. (2026, Appendix A): clear, concise prompt-writing at Basic; prompt adjustment and supplementation at Intermediate; </w:t>
      </w:r>
      <w:del w:id="9192" w:author="HT" w:date="2026-08-21T00:00:00Z">
        <w:r>
          <w:rPr>
            <w:rFonts w:ascii="Calibri" w:cs="Calibri" w:eastAsia="Calibri" w:hAnsi="Calibri"/>
            <w:sz w:val="19"/>
            <w:szCs w:val="19"/>
          </w:rPr>
          <w:delText xml:space="preserve">GenAI-as-co-thinker</w:delText>
        </w:r>
      </w:del>
      <w:ins w:id="9193" w:author="HT" w:date="2026-08-21T00:00:00Z">
        <w:r>
          <w:rPr>
            <w:rFonts w:ascii="Calibri" w:cs="Calibri" w:eastAsia="Calibri" w:hAnsi="Calibri"/>
            <w:sz w:val="19"/>
            <w:szCs w:val="19"/>
          </w:rPr>
          <w:t xml:space="preserve">sustained dialogic use of GenAI</w:t>
        </w:r>
      </w:ins>
      <w:r>
        <w:rPr>
          <w:rFonts w:ascii="Calibri" w:cs="Calibri" w:eastAsia="Calibri" w:hAnsi="Calibri"/>
          <w:sz w:val="19"/>
          <w:szCs w:val="19"/>
        </w:rPr>
        <w:t xml:space="preserve"> workflows at Advanced. This closes the gap in criterion B8 that prompting has no unambiguous home in the source frameworks.</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OECD-C3 übernommen und explizit als Prompting-Kompetenz gelesen. Alle drei Niveaudeskriptoren folgen der Formulierung von Sun et al. (2026, Anhang A): klares, präzises Prompt-Schreiben auf Basic; Prompt-Anpassung und Ergänzung auf Intermediate; </w:t>
      </w:r>
      <w:del w:id="9006" w:author="HT" w:date="2026-08-21T00:00:00Z">
        <w:r>
          <w:rPr>
            <w:rFonts w:ascii="Calibri" w:cs="Calibri" w:eastAsia="Calibri" w:hAnsi="Calibri"/>
            <w:i/>
            <w:iCs/>
            <w:color w:val="666666"/>
            <w:sz w:val="18"/>
            <w:szCs w:val="18"/>
          </w:rPr>
          <w:delText xml:space="preserve">Workflows mit GenAI als Ko-Denker auf Advanced.</w:delText>
        </w:r>
      </w:del>
      <w:ins w:id="9007" w:author="HT" w:date="2026-08-21T00:00:00Z">
        <w:r>
          <w:rPr>
            <w:rFonts w:ascii="Calibri" w:cs="Calibri" w:eastAsia="Calibri" w:hAnsi="Calibri"/>
            <w:i/>
            <w:iCs/>
            <w:color w:val="666666"/>
            <w:sz w:val="18"/>
            <w:szCs w:val="18"/>
          </w:rPr>
          <w:t xml:space="preserve">Workflows mit dialogischer, mehrschrittiger GenAI-Nutzung auf Advanced.</w:t>
        </w:r>
      </w:ins>
      <w:r>
        <w:rPr>
          <w:rFonts w:ascii="Calibri" w:cs="Calibri" w:eastAsia="Calibri" w:hAnsi="Calibri"/>
          <w:i/>
          <w:iCs/>
          <w:color w:val="666666"/>
          <w:sz w:val="18"/>
          <w:szCs w:val="18"/>
        </w:rPr>
        <w:t xml:space="preserve"> Damit wird die in Kriterium B8 benannte Lücke geschlossen, dass Prompting in den Quellrahmen keine eindeutige Heimat hat.</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OECD-C3 · UN-3.2 · DCE-3.4 · Sun-A(Basic/Intermediate/Advanced)</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KK-B8, KK-B2</w:t>
      </w:r>
    </w:p>
    <w:p>
      <w:pPr>
        <w:pStyle w:val="Heading3"/>
        <w:spacing w:after="60" w:before="240"/>
      </w:pPr>
      <w:r>
        <w:rPr>
          <w:rFonts w:ascii="Calibri" w:cs="Calibri" w:eastAsia="Calibri" w:hAnsi="Calibri"/>
        </w:rPr>
        <w:t xml:space="preserve">HET-C4 — Analyse how AI can safeguard or violate authenticity, authorship and intellectual property</w:t>
      </w:r>
    </w:p>
    <w:p>
      <w:pPr>
        <w:spacing w:after="120" w:line="276"/>
      </w:pPr>
      <w:r>
        <w:rPr>
          <w:rFonts w:ascii="Calibri" w:cs="Calibri" w:eastAsia="Calibri" w:hAnsi="Calibri"/>
          <w:b/>
          <w:bCs/>
          <w:i/>
          <w:iCs/>
          <w:color w:val="555555"/>
          <w:sz w:val="20"/>
          <w:szCs w:val="20"/>
        </w:rPr>
        <w:t xml:space="preserve">Analysieren, wie KI Authentizität, Autorschaft und geistiges Eigentum sichert oder verletzt</w:t>
      </w:r>
    </w:p>
    <w:p>
      <w:pPr>
        <w:spacing w:after="120" w:line="276"/>
      </w:pPr>
      <w:r>
        <w:rPr>
          <w:rFonts w:ascii="Calibri" w:cs="Calibri" w:eastAsia="Calibri" w:hAnsi="Calibri"/>
          <w:sz w:val="21"/>
          <w:szCs w:val="21"/>
        </w:rPr>
        <w:t xml:space="preserve">The capacity to determine what constitutes legitimate authorship in AI-assisted academic work, to declare AI use transparently in accordance with institutional and publisher requirements, and to assess copyright and licensing implications for both teaching materials and research outputs. In higher education this competence is the point at which AI literacy and academic integrity meet.</w:t>
      </w:r>
    </w:p>
    <w:p>
      <w:pPr>
        <w:spacing w:after="160" w:line="276"/>
      </w:pPr>
      <w:r>
        <w:rPr>
          <w:rFonts w:ascii="Calibri" w:cs="Calibri" w:eastAsia="Calibri" w:hAnsi="Calibri"/>
          <w:i/>
          <w:iCs/>
          <w:color w:val="555555"/>
          <w:sz w:val="19"/>
          <w:szCs w:val="19"/>
        </w:rPr>
        <w:t xml:space="preserve">Die Fähigkeit, zu bestimmen, was in KI-gestützter wissenschaftlicher Arbeit legitime Autorschaft ausmacht, KI-Nutzung entsprechend institutioneller und verlagsseitiger Vorgaben transparent auszuweisen und urheber- sowie lizenzrechtliche Implikationen für Lehrmaterialien wie Forschungsergebnisse zu beurteilen. Im Hochschulkontext ist dies der Punkt, an dem KI-Kompetenz und wissenschaftliche Integrität zusammentreffen.</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Knows and applies the institution's disclosure rules for AI use in own work.</w:t>
            </w:r>
          </w:p>
          <w:p>
            <w:pPr>
              <w:spacing w:after="0" w:line="276"/>
            </w:pPr>
            <w:r>
              <w:rPr>
                <w:rFonts w:ascii="Calibri" w:cs="Calibri" w:eastAsia="Calibri" w:hAnsi="Calibri"/>
                <w:i/>
                <w:iCs/>
                <w:color w:val="666666"/>
                <w:sz w:val="17"/>
                <w:szCs w:val="17"/>
              </w:rPr>
              <w:t xml:space="preserve">Kennt und befolgt die institutionellen Ausweisungsregeln für KI-Nutzung in eigenen Arbeiten.</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Assesses copyright, licensing and authenticity questions in concrete teaching and publication cases.</w:t>
            </w:r>
          </w:p>
          <w:p>
            <w:pPr>
              <w:spacing w:after="0" w:line="276"/>
            </w:pPr>
            <w:r>
              <w:rPr>
                <w:rFonts w:ascii="Calibri" w:cs="Calibri" w:eastAsia="Calibri" w:hAnsi="Calibri"/>
                <w:i/>
                <w:iCs/>
                <w:color w:val="666666"/>
                <w:sz w:val="17"/>
                <w:szCs w:val="17"/>
              </w:rPr>
              <w:t xml:space="preserve">Beurteilt Urheberrechts-, Lizenz- und Authentizitätsfragen in konkreten Lehr- und Publikationsfällen.</w:t>
            </w:r>
          </w:p>
        </w:tc>
      </w:tr>
      <w:tr>
        <w:tc>
          <w:tcPr>
            <w:tcW w:type="dxa" w:w="1500"/>
            <w:tcMar>
              <w:top w:type="dxa" w:w="80"/>
              <w:left w:type="dxa" w:w="100"/>
              <w:bottom w:type="dxa" w:w="80"/>
              <w:right w:type="dxa" w:w="100"/>
            </w:tcMar>
          </w:tcPr>
          <w:p>
            <w:pPr>
              <w:spacing w:after="0" w:line="276"/>
            </w:pPr>
            <w:del w:id="9082" w:author="HT" w:date="2026-08-21T00:00:00Z">
              <w:r>
                <w:rPr>
                  <w:rFonts w:ascii="Calibri" w:cs="Calibri" w:eastAsia="Calibri" w:hAnsi="Calibri"/>
                  <w:b/>
                  <w:bCs/>
                  <w:color w:val="1A4A88"/>
                  <w:sz w:val="18"/>
                  <w:szCs w:val="18"/>
                </w:rPr>
                <w:delText xml:space="preserve">Expert</w:delText>
              </w:r>
            </w:del>
            <w:ins w:id="9083" w:author="HT" w:date="2026-08-21T00:00:00Z">
              <w:r>
                <w:rPr>
                  <w:rFonts w:ascii="Calibri" w:cs="Calibri" w:eastAsia="Calibri" w:hAnsi="Calibri"/>
                  <w:b/>
                  <w:bCs/>
                  <w:color w:val="1A4A88"/>
                  <w:sz w:val="18"/>
                  <w:szCs w:val="18"/>
                </w:rPr>
                <w:t xml:space="preserve">Advanced</w:t>
              </w:r>
            </w:ins>
          </w:p>
          <w:p>
            <w:pPr>
              <w:spacing w:after="0" w:line="276"/>
            </w:pPr>
            <w:del w:id="9024" w:author="HT" w:date="2026-08-21T00:00:00Z">
              <w:r>
                <w:rPr>
                  <w:rFonts w:ascii="Calibri" w:cs="Calibri" w:eastAsia="Calibri" w:hAnsi="Calibri"/>
                  <w:i/>
                  <w:iCs/>
                  <w:color w:val="888888"/>
                  <w:sz w:val="16"/>
                  <w:szCs w:val="16"/>
                </w:rPr>
                <w:delText xml:space="preserve">Expert:in</w:delText>
              </w:r>
            </w:del>
            <w:ins w:id="9025"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Shapes institutional or disciplinary rules on authorship and disclosure of AI use.</w:t>
            </w:r>
          </w:p>
          <w:p>
            <w:pPr>
              <w:spacing w:after="0" w:line="276"/>
            </w:pPr>
            <w:r>
              <w:rPr>
                <w:rFonts w:ascii="Calibri" w:cs="Calibri" w:eastAsia="Calibri" w:hAnsi="Calibri"/>
                <w:i/>
                <w:iCs/>
                <w:color w:val="666666"/>
                <w:sz w:val="17"/>
                <w:szCs w:val="17"/>
              </w:rPr>
              <w:t xml:space="preserve">Gestaltet institutionelle oder fachliche Regeln zu Autorschaft und Ausweisung von KI-Nutzung mit.</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O1</w:t>
            </w:r>
          </w:p>
          <w:p>
            <w:pPr>
              <w:spacing w:after="0" w:line="276"/>
            </w:pPr>
            <w:r>
              <w:rPr>
                <w:rFonts w:ascii="Calibri" w:cs="Calibri" w:eastAsia="Calibri" w:hAnsi="Calibri"/>
                <w:color w:val="666666"/>
                <w:sz w:val="16"/>
                <w:szCs w:val="16"/>
              </w:rPr>
              <w:t xml:space="preserve">Own academic practice</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Declares own AI use in teaching materials and publications in accordance with institutional and publisher requirements.</w:t>
            </w:r>
          </w:p>
          <w:p>
            <w:pPr>
              <w:spacing w:after="0" w:line="276"/>
            </w:pPr>
            <w:r>
              <w:rPr>
                <w:rFonts w:ascii="Calibri" w:cs="Calibri" w:eastAsia="Calibri" w:hAnsi="Calibri"/>
                <w:i/>
                <w:iCs/>
                <w:color w:val="666666"/>
                <w:sz w:val="17"/>
                <w:szCs w:val="17"/>
              </w:rPr>
              <w:t xml:space="preserve">Weist die eigene KI-Nutzung in Lehrmaterialien und Publikationen entsprechend institutioneller und verlagsseitiger Vorgaben aus.</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OECD-C4 · DCE-2.3 · DC-3.3</w:t>
            </w:r>
          </w:p>
          <w:p>
            <w:pPr>
              <w:spacing w:after="0" w:line="276"/>
            </w:pPr>
            <w:r>
              <w:rPr>
                <w:rFonts w:ascii="Calibri" w:cs="Calibri" w:eastAsia="Calibri" w:hAnsi="Calibri"/>
                <w:i/>
                <w:iCs/>
                <w:color w:val="8A3324"/>
                <w:sz w:val="16"/>
                <w:szCs w:val="16"/>
              </w:rPr>
              <w:t xml:space="preserve">bounded by Art. 50; copyright law</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O4</w:t>
            </w:r>
          </w:p>
          <w:p>
            <w:pPr>
              <w:spacing w:after="0" w:line="276"/>
            </w:pPr>
            <w:r>
              <w:rPr>
                <w:rFonts w:ascii="Calibri" w:cs="Calibri" w:eastAsia="Calibri" w:hAnsi="Calibri"/>
                <w:color w:val="666666"/>
                <w:sz w:val="16"/>
                <w:szCs w:val="16"/>
              </w:rPr>
              <w:t xml:space="preserve">Assessment</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Defines, communicates and enforces what constitutes honest academic work under AI availability, and handles suspected misconduct procedurally fairly given the unreliability of AI detection.</w:t>
            </w:r>
          </w:p>
          <w:p>
            <w:pPr>
              <w:spacing w:after="0" w:line="276"/>
            </w:pPr>
            <w:r>
              <w:rPr>
                <w:rFonts w:ascii="Calibri" w:cs="Calibri" w:eastAsia="Calibri" w:hAnsi="Calibri"/>
                <w:i/>
                <w:iCs/>
                <w:color w:val="666666"/>
                <w:sz w:val="17"/>
                <w:szCs w:val="17"/>
              </w:rPr>
              <w:t xml:space="preserve">Definiert, kommuniziert und setzt durch, was redliche wissenschaftliche Arbeit unter KI-Verfügbarkeit bedeutet, und behandelt Verdachtsfälle angesichts unzuverlässiger KI-Erkennung verfahrensfair.</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OECD-C4 · UN-2.2 · DCE-6.4</w:t>
            </w:r>
          </w:p>
          <w:p>
            <w:pPr>
              <w:spacing w:after="0" w:line="276"/>
            </w:pPr>
            <w:r>
              <w:rPr>
                <w:rFonts w:ascii="Calibri" w:cs="Calibri" w:eastAsia="Calibri" w:hAnsi="Calibri"/>
                <w:i/>
                <w:iCs/>
                <w:color w:val="7A4F9E"/>
                <w:sz w:val="16"/>
                <w:szCs w:val="16"/>
              </w:rPr>
              <w:t xml:space="preserve">absorbs HET-G2 (v0.9)</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p>
            <w:pPr>
              <w:spacing w:after="0" w:line="276"/>
            </w:pPr>
            <w:r>
              <w:rPr>
                <w:rFonts w:ascii="Calibri" w:cs="Calibri" w:eastAsia="Calibri" w:hAnsi="Calibri"/>
                <w:color w:val="666666"/>
                <w:sz w:val="16"/>
                <w:szCs w:val="16"/>
              </w:rPr>
              <w:t xml:space="preserve">Institution &amp; scholarship</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Shapes institutional or disciplinary rules on authorship, attribution and disclosure of AI use.</w:t>
            </w:r>
          </w:p>
          <w:p>
            <w:pPr>
              <w:spacing w:after="0" w:line="276"/>
            </w:pPr>
            <w:r>
              <w:rPr>
                <w:rFonts w:ascii="Calibri" w:cs="Calibri" w:eastAsia="Calibri" w:hAnsi="Calibri"/>
                <w:i/>
                <w:iCs/>
                <w:color w:val="666666"/>
                <w:sz w:val="17"/>
                <w:szCs w:val="17"/>
              </w:rPr>
              <w:t xml:space="preserve">Gestaltet institutionelle oder fachliche Regeln zu Autorschaft, Zuschreibung und Ausweisung von KI-Nutzung mit.</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OECD-C4 · UN-2.3</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34" w:author="HT" w:date="2026-08-21T00:00:00Z">
              <w:r>
                <w:rPr>
                  <w:rFonts w:ascii="Calibri" w:cs="Calibri" w:eastAsia="Calibri" w:hAnsi="Calibri"/>
                  <w:b/>
                  <w:bCs/>
                  <w:color w:val="1A4A88"/>
                  <w:sz w:val="18"/>
                  <w:szCs w:val="18"/>
                </w:rPr>
                <w:delText xml:space="preserve">Perspective (Sun et al., 2026)</w:delText>
              </w:r>
            </w:del>
            <w:ins w:id="9135"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Declares own AI use in teaching materials and publications transparently.</w:t>
            </w:r>
          </w:p>
          <w:p>
            <w:pPr>
              <w:spacing w:after="0" w:line="276"/>
            </w:pPr>
            <w:r>
              <w:rPr>
                <w:rFonts w:ascii="Calibri" w:cs="Calibri" w:eastAsia="Calibri" w:hAnsi="Calibri"/>
                <w:i/>
                <w:iCs/>
                <w:color w:val="666666"/>
                <w:sz w:val="17"/>
                <w:szCs w:val="17"/>
              </w:rPr>
              <w:t xml:space="preserve">Weist die eigene KI-Nutzung in Lehrmaterialien und Publikationen transparent aus.</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Makes authorship and attribution an examinable and reflectable part of student work.</w:t>
            </w:r>
          </w:p>
          <w:p>
            <w:pPr>
              <w:spacing w:after="0" w:line="276"/>
            </w:pPr>
            <w:r>
              <w:rPr>
                <w:rFonts w:ascii="Calibri" w:cs="Calibri" w:eastAsia="Calibri" w:hAnsi="Calibri"/>
                <w:i/>
                <w:iCs/>
                <w:color w:val="666666"/>
                <w:sz w:val="17"/>
                <w:szCs w:val="17"/>
              </w:rPr>
              <w:t xml:space="preserve">Macht Autorschaft und Zuschreibung zu einem prüf- und reflektierbaren Bestandteil studentischer Arbeiten.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OECD-C4 retained; extended in HE context by DigComp 2.2 DC-3.3 (copyright and licences), DigCompEdu 2.3 and UNESCO 2.2 (Safe and Responsible Use). Academic-integrity framing per Adamakis &amp; Rachiotis (2025) and Rojo et al. (2025).</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OECD-C4 übernommen; im Hochschulkontext erweitert durch DigComp 2.2 DC-3.3 (Urheberrecht und Lizenzen), DigCompEdu 2.3 und UNESCO 2.2 (Safe and Responsible Use). Rahmung über wissenschaftliche Integrität nach Adamakis &amp; Rachiotis (2025) und Rojo et al. (2025).</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OECD-C4 · DCE-2.3 · DC-3.3 · UN-2.2 · DCE-6.4</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KK-B5, KK-B6</w:t>
      </w:r>
    </w:p>
    <w:p>
      <w:pPr>
        <w:shd w:fill="EAF1F9" w:color="auto" w:val="clear"/>
        <w:spacing w:after="180" w:before="300"/>
      </w:pPr>
      <w:r>
        <w:rPr>
          <w:rFonts w:ascii="Calibri" w:cs="Calibri" w:eastAsia="Calibri" w:hAnsi="Calibri"/>
          <w:b/>
          <w:bCs/>
          <w:color w:val="1A4A88"/>
          <w:sz w:val="24"/>
          <w:szCs w:val="24"/>
        </w:rPr>
        <w:t xml:space="preserve">Domain D3 · Manage AI</w:t>
      </w:r>
    </w:p>
    <w:p>
      <w:pPr>
        <w:pStyle w:val="Heading2"/>
        <w:pageBreakBefore/>
        <w:spacing w:after="140" w:before="280"/>
      </w:pPr>
      <w:r>
        <w:rPr>
          <w:rFonts w:ascii="Calibri" w:cs="Calibri" w:eastAsia="Calibri" w:hAnsi="Calibri"/>
        </w:rPr>
        <w:t xml:space="preserve">4.3 · D3 — Manage AI</w:t>
      </w:r>
    </w:p>
    <w:p>
      <w:pPr>
        <w:spacing w:after="60" w:line="276"/>
      </w:pPr>
      <w:r>
        <w:rPr>
          <w:rFonts w:ascii="Calibri" w:cs="Calibri" w:eastAsia="Calibri" w:hAnsi="Calibri"/>
          <w:b/>
          <w:bCs/>
          <w:i/>
          <w:iCs/>
          <w:color w:val="555555"/>
          <w:sz w:val="21"/>
          <w:szCs w:val="21"/>
        </w:rPr>
        <w:t xml:space="preserve">KI gezielt einsetzen</w:t>
      </w:r>
    </w:p>
    <w:p>
      <w:pPr>
        <w:spacing w:after="140" w:line="276"/>
      </w:pPr>
      <w:r>
        <w:rPr>
          <w:rFonts w:ascii="Calibri" w:cs="Calibri" w:eastAsia="Calibri" w:hAnsi="Calibri"/>
          <w:i/>
          <w:iCs/>
          <w:sz w:val="20"/>
          <w:szCs w:val="20"/>
        </w:rPr>
        <w:t xml:space="preserve">Dividing academic work intentionally between humans and AI systems</w:t>
      </w:r>
    </w:p>
    <w:p>
      <w:pPr>
        <w:spacing w:after="120" w:line="276"/>
      </w:pPr>
      <w:r>
        <w:rPr>
          <w:rFonts w:ascii="Calibri" w:cs="Calibri" w:eastAsia="Calibri" w:hAnsi="Calibri"/>
          <w:sz w:val="21"/>
          <w:szCs w:val="21"/>
        </w:rPr>
        <w:t xml:space="preserve">The oversight domain of the framework. It carries both the reasoned non-use requirement and the anti-deskilling norm: AI is to be held in augmentation rather than replacement mode, and human-accountable decision loops are non-negotiable where decisions affect students.</w:t>
      </w:r>
    </w:p>
    <w:p>
      <w:pPr>
        <w:spacing w:after="200" w:line="276"/>
      </w:pPr>
      <w:r>
        <w:rPr>
          <w:rFonts w:ascii="Calibri" w:cs="Calibri" w:eastAsia="Calibri" w:hAnsi="Calibri"/>
          <w:b/>
          <w:bCs/>
          <w:sz w:val="18"/>
          <w:szCs w:val="18"/>
        </w:rPr>
        <w:t xml:space="preserve">Structural source: </w:t>
      </w:r>
      <w:r>
        <w:rPr>
          <w:rFonts w:ascii="Calibri" w:cs="Calibri" w:eastAsia="Calibri" w:hAnsi="Calibri"/>
          <w:sz w:val="18"/>
          <w:szCs w:val="18"/>
        </w:rPr>
        <w:t xml:space="preserve">OECD/EU AILit (2026), Manage AI — all 4 competences retained</w:t>
      </w:r>
    </w:p>
    <w:p>
      <w:pPr>
        <w:pStyle w:val="Heading3"/>
        <w:spacing w:after="60" w:before="240"/>
      </w:pPr>
      <w:r>
        <w:rPr>
          <w:rFonts w:ascii="Calibri" w:cs="Calibri" w:eastAsia="Calibri" w:hAnsi="Calibri"/>
        </w:rPr>
        <w:t xml:space="preserve">HET-M1 — Decide whether to use AI based on the nature of the academic task, including reasoned non-use</w:t>
      </w:r>
    </w:p>
    <w:p>
      <w:pPr>
        <w:spacing w:after="120" w:line="276"/>
      </w:pPr>
      <w:r>
        <w:rPr>
          <w:rFonts w:ascii="Calibri" w:cs="Calibri" w:eastAsia="Calibri" w:hAnsi="Calibri"/>
          <w:b/>
          <w:bCs/>
          <w:i/>
          <w:iCs/>
          <w:color w:val="555555"/>
          <w:sz w:val="20"/>
          <w:szCs w:val="20"/>
        </w:rPr>
        <w:t xml:space="preserve">Über den KI-Einsatz nach Art der akademischen Aufgabe entscheiden, einschließlich begründeter Nicht-Nutzung</w:t>
      </w:r>
    </w:p>
    <w:p>
      <w:pPr>
        <w:spacing w:after="120" w:line="276"/>
      </w:pPr>
      <w:r>
        <w:rPr>
          <w:rFonts w:ascii="Calibri" w:cs="Calibri" w:eastAsia="Calibri" w:hAnsi="Calibri"/>
          <w:sz w:val="21"/>
          <w:szCs w:val="21"/>
        </w:rPr>
        <w:t xml:space="preserve">The capacity to make an evidence-informed decision for or against the use of AI for a given academic task, on the basis of the learning objective, the disciplinary logic and the consequences of the decision. Reasoned non-use is an equal-standing outcome of this competence: deciding that a task must be carried out without AI because the cognitive work is itself the learning objective is a competent decision, not an absence of competence.</w:t>
      </w:r>
    </w:p>
    <w:p>
      <w:pPr>
        <w:spacing w:after="160" w:line="276"/>
      </w:pPr>
      <w:r>
        <w:rPr>
          <w:rFonts w:ascii="Calibri" w:cs="Calibri" w:eastAsia="Calibri" w:hAnsi="Calibri"/>
          <w:i/>
          <w:iCs/>
          <w:color w:val="555555"/>
          <w:sz w:val="19"/>
          <w:szCs w:val="19"/>
        </w:rPr>
        <w:t xml:space="preserve">Die Fähigkeit, eine evidenzinformierte Entscheidung für oder gegen den KI-Einsatz bei einer gegebenen akademischen Aufgabe zu treffen, ausgehend vom Lernziel, der fachlichen Logik und den Folgen der Entscheidung. Die begründete Nicht-Nutzung ist ein gleichrangiges Ergebnis dieser Kompetenz: zu entscheiden, dass eine Aufgabe ohne KI zu bearbeiten ist, weil die kognitive Arbeit selbst das Lernziel darstellt, ist eine kompetente Entscheidung und kein Kompetenzmangel.</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Distinguishes tasks suitable for AI support from those where AI would undermine the learning objective.</w:t>
            </w:r>
          </w:p>
          <w:p>
            <w:pPr>
              <w:spacing w:after="0" w:line="276"/>
            </w:pPr>
            <w:r>
              <w:rPr>
                <w:rFonts w:ascii="Calibri" w:cs="Calibri" w:eastAsia="Calibri" w:hAnsi="Calibri"/>
                <w:i/>
                <w:iCs/>
                <w:color w:val="666666"/>
                <w:sz w:val="17"/>
                <w:szCs w:val="17"/>
              </w:rPr>
              <w:t xml:space="preserve">Unterscheidet KI-geeignete Aufgaben von solchen, bei denen KI das Lernziel unterlaufen würde.</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Justifies use and non-use decisions on evidence and documents them in course design.</w:t>
            </w:r>
          </w:p>
          <w:p>
            <w:pPr>
              <w:spacing w:after="0" w:line="276"/>
            </w:pPr>
            <w:r>
              <w:rPr>
                <w:rFonts w:ascii="Calibri" w:cs="Calibri" w:eastAsia="Calibri" w:hAnsi="Calibri"/>
                <w:i/>
                <w:iCs/>
                <w:color w:val="666666"/>
                <w:sz w:val="17"/>
                <w:szCs w:val="17"/>
              </w:rPr>
              <w:t xml:space="preserve">Begründet Nutzungs- und Nicht-Nutzungsentscheidungen evidenzbasiert und dokumentiert sie in der Lehrplanung.</w:t>
            </w:r>
          </w:p>
        </w:tc>
      </w:tr>
      <w:tr>
        <w:tc>
          <w:tcPr>
            <w:tcW w:type="dxa" w:w="1500"/>
            <w:tcMar>
              <w:top w:type="dxa" w:w="80"/>
              <w:left w:type="dxa" w:w="100"/>
              <w:bottom w:type="dxa" w:w="80"/>
              <w:right w:type="dxa" w:w="100"/>
            </w:tcMar>
          </w:tcPr>
          <w:p>
            <w:pPr>
              <w:spacing w:after="0" w:line="276"/>
            </w:pPr>
            <w:del w:id="9084" w:author="HT" w:date="2026-08-21T00:00:00Z">
              <w:r>
                <w:rPr>
                  <w:rFonts w:ascii="Calibri" w:cs="Calibri" w:eastAsia="Calibri" w:hAnsi="Calibri"/>
                  <w:b/>
                  <w:bCs/>
                  <w:color w:val="1A4A88"/>
                  <w:sz w:val="18"/>
                  <w:szCs w:val="18"/>
                </w:rPr>
                <w:delText xml:space="preserve">Expert</w:delText>
              </w:r>
            </w:del>
            <w:ins w:id="9085" w:author="HT" w:date="2026-08-21T00:00:00Z">
              <w:r>
                <w:rPr>
                  <w:rFonts w:ascii="Calibri" w:cs="Calibri" w:eastAsia="Calibri" w:hAnsi="Calibri"/>
                  <w:b/>
                  <w:bCs/>
                  <w:color w:val="1A4A88"/>
                  <w:sz w:val="18"/>
                  <w:szCs w:val="18"/>
                </w:rPr>
                <w:t xml:space="preserve">Advanced</w:t>
              </w:r>
            </w:ins>
          </w:p>
          <w:p>
            <w:pPr>
              <w:spacing w:after="0" w:line="276"/>
            </w:pPr>
            <w:del w:id="9026" w:author="HT" w:date="2026-08-21T00:00:00Z">
              <w:r>
                <w:rPr>
                  <w:rFonts w:ascii="Calibri" w:cs="Calibri" w:eastAsia="Calibri" w:hAnsi="Calibri"/>
                  <w:i/>
                  <w:iCs/>
                  <w:color w:val="888888"/>
                  <w:sz w:val="16"/>
                  <w:szCs w:val="16"/>
                </w:rPr>
                <w:delText xml:space="preserve">Expert:in</w:delText>
              </w:r>
            </w:del>
            <w:ins w:id="9027"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Develops decision heuristics for the discipline and disseminates them to colleagues.</w:t>
            </w:r>
          </w:p>
          <w:p>
            <w:pPr>
              <w:spacing w:after="0" w:line="276"/>
            </w:pPr>
            <w:r>
              <w:rPr>
                <w:rFonts w:ascii="Calibri" w:cs="Calibri" w:eastAsia="Calibri" w:hAnsi="Calibri"/>
                <w:i/>
                <w:iCs/>
                <w:color w:val="666666"/>
                <w:sz w:val="17"/>
                <w:szCs w:val="17"/>
              </w:rPr>
              <w:t xml:space="preserve">Entwickelt Entscheidungsheuristiken für das Fach und vermittelt sie an Kolleg:innen.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O1</w:t>
            </w:r>
          </w:p>
          <w:p>
            <w:pPr>
              <w:spacing w:after="0" w:line="276"/>
            </w:pPr>
            <w:r>
              <w:rPr>
                <w:rFonts w:ascii="Calibri" w:cs="Calibri" w:eastAsia="Calibri" w:hAnsi="Calibri"/>
                <w:color w:val="666666"/>
                <w:sz w:val="16"/>
                <w:szCs w:val="16"/>
              </w:rPr>
              <w:t xml:space="preserve">Own academic practice</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Decides for each own task whether AI is appropriate at all; reasoned non-use is an equal-standing outcome.</w:t>
            </w:r>
          </w:p>
          <w:p>
            <w:pPr>
              <w:spacing w:after="0" w:line="276"/>
            </w:pPr>
            <w:r>
              <w:rPr>
                <w:rFonts w:ascii="Calibri" w:cs="Calibri" w:eastAsia="Calibri" w:hAnsi="Calibri"/>
                <w:i/>
                <w:iCs/>
                <w:color w:val="666666"/>
                <w:sz w:val="17"/>
                <w:szCs w:val="17"/>
              </w:rPr>
              <w:t xml:space="preserve">Entscheidet für jede eigene Aufgabe, ob KI überhaupt angemessen ist; begründete Nicht-Nutzung ist ein gleichrangiges Ergebnis.</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OECD-M1 · KMK24-§2.4</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O2</w:t>
            </w:r>
          </w:p>
          <w:p>
            <w:pPr>
              <w:spacing w:after="0" w:line="276"/>
            </w:pPr>
            <w:r>
              <w:rPr>
                <w:rFonts w:ascii="Calibri" w:cs="Calibri" w:eastAsia="Calibri" w:hAnsi="Calibri"/>
                <w:color w:val="666666"/>
                <w:sz w:val="16"/>
                <w:szCs w:val="16"/>
              </w:rPr>
              <w:t xml:space="preserve">Curriculum &amp; learning design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Decides at design time which parts of a module may involve AI and which must not, because the cognitive work is itself the learning objective.</w:t>
            </w:r>
          </w:p>
          <w:p>
            <w:pPr>
              <w:spacing w:after="0" w:line="276"/>
            </w:pPr>
            <w:r>
              <w:rPr>
                <w:rFonts w:ascii="Calibri" w:cs="Calibri" w:eastAsia="Calibri" w:hAnsi="Calibri"/>
                <w:i/>
                <w:iCs/>
                <w:color w:val="666666"/>
                <w:sz w:val="17"/>
                <w:szCs w:val="17"/>
              </w:rPr>
              <w:t xml:space="preserve">Entscheidet bei der Planung, welche Teile eines Moduls KI einbeziehen dürfen und welche nicht, weil die kognitive Arbeit selbst das Lernziel ist.</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OECD-M1 · UN-4.1 · DCE-3.1</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O3</w:t>
            </w:r>
          </w:p>
          <w:p>
            <w:pPr>
              <w:spacing w:after="0" w:line="276"/>
            </w:pPr>
            <w:r>
              <w:rPr>
                <w:rFonts w:ascii="Calibri" w:cs="Calibri" w:eastAsia="Calibri" w:hAnsi="Calibri"/>
                <w:color w:val="666666"/>
                <w:sz w:val="16"/>
                <w:szCs w:val="16"/>
              </w:rPr>
              <w:t xml:space="preserve">Teaching &amp; facilitation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Builds students' capacity to govern their own AI use — deciding when to involve AI, monitoring reliance, sustaining cognitive independence — and makes that self-regulation visible in tasks.</w:t>
            </w:r>
          </w:p>
          <w:p>
            <w:pPr>
              <w:spacing w:after="0" w:line="276"/>
            </w:pPr>
            <w:r>
              <w:rPr>
                <w:rFonts w:ascii="Calibri" w:cs="Calibri" w:eastAsia="Calibri" w:hAnsi="Calibri"/>
                <w:i/>
                <w:iCs/>
                <w:color w:val="666666"/>
                <w:sz w:val="17"/>
                <w:szCs w:val="17"/>
              </w:rPr>
              <w:t xml:space="preserve">Baut die Fähigkeit Studierender auf, die eigene KI-Nutzung zu steuern — wann KI einbezogen wird, Abhängigkeit zu beobachten, kognitive Unabhängigkeit zu wahren — und macht diese Selbstregulation in Aufgaben sichtbar.</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OECD-M1 · Sun-A(Advanced) · Sun-C(Advanced) · DCE-3.4 · UN-1.1</w:t>
            </w:r>
          </w:p>
          <w:p>
            <w:pPr>
              <w:spacing w:after="0" w:line="276"/>
            </w:pPr>
            <w:r>
              <w:rPr>
                <w:rFonts w:ascii="Calibri" w:cs="Calibri" w:eastAsia="Calibri" w:hAnsi="Calibri"/>
                <w:i/>
                <w:iCs/>
                <w:color w:val="7A4F9E"/>
                <w:sz w:val="16"/>
                <w:szCs w:val="16"/>
              </w:rPr>
              <w:t xml:space="preserve">absorbs HET-T4 (v0.9)</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O4</w:t>
            </w:r>
          </w:p>
          <w:p>
            <w:pPr>
              <w:spacing w:after="0" w:line="276"/>
            </w:pPr>
            <w:r>
              <w:rPr>
                <w:rFonts w:ascii="Calibri" w:cs="Calibri" w:eastAsia="Calibri" w:hAnsi="Calibri"/>
                <w:color w:val="666666"/>
                <w:sz w:val="16"/>
                <w:szCs w:val="16"/>
              </w:rPr>
              <w:t xml:space="preserve">Assessment</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Determines whether AI belongs in a given assessment at all, and documents the decision as part of the assessment design.</w:t>
            </w:r>
          </w:p>
          <w:p>
            <w:pPr>
              <w:spacing w:after="0" w:line="276"/>
            </w:pPr>
            <w:r>
              <w:rPr>
                <w:rFonts w:ascii="Calibri" w:cs="Calibri" w:eastAsia="Calibri" w:hAnsi="Calibri"/>
                <w:i/>
                <w:iCs/>
                <w:color w:val="666666"/>
                <w:sz w:val="17"/>
                <w:szCs w:val="17"/>
              </w:rPr>
              <w:t xml:space="preserve">Bestimmt, ob KI in einer gegebenen Prüfung überhaupt am Platz ist, und dokumentiert die Entscheidung als Teil des Prüfungsdesigns.</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OECD-M1 · Sun-D(Basic) · KMK24-§2.4</w:t>
            </w:r>
          </w:p>
          <w:p>
            <w:pPr>
              <w:spacing w:after="0" w:line="276"/>
            </w:pPr>
            <w:r>
              <w:rPr>
                <w:rFonts w:ascii="Calibri" w:cs="Calibri" w:eastAsia="Calibri" w:hAnsi="Calibri"/>
                <w:i/>
                <w:iCs/>
                <w:color w:val="7A4F9E"/>
                <w:sz w:val="16"/>
                <w:szCs w:val="16"/>
              </w:rPr>
              <w:t xml:space="preserve">absorbs HET-A1 (v0.9)</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36" w:author="HT" w:date="2026-08-21T00:00:00Z">
              <w:r>
                <w:rPr>
                  <w:rFonts w:ascii="Calibri" w:cs="Calibri" w:eastAsia="Calibri" w:hAnsi="Calibri"/>
                  <w:b/>
                  <w:bCs/>
                  <w:color w:val="1A4A88"/>
                  <w:sz w:val="18"/>
                  <w:szCs w:val="18"/>
                </w:rPr>
                <w:delText xml:space="preserve">Perspective (Sun et al., 2026)</w:delText>
              </w:r>
            </w:del>
            <w:ins w:id="9137"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Decides for each teaching and research task whether AI is appropriate at all.</w:t>
            </w:r>
          </w:p>
          <w:p>
            <w:pPr>
              <w:spacing w:after="0" w:line="276"/>
            </w:pPr>
            <w:r>
              <w:rPr>
                <w:rFonts w:ascii="Calibri" w:cs="Calibri" w:eastAsia="Calibri" w:hAnsi="Calibri"/>
                <w:i/>
                <w:iCs/>
                <w:color w:val="666666"/>
                <w:sz w:val="17"/>
                <w:szCs w:val="17"/>
              </w:rPr>
              <w:t xml:space="preserve">Entscheidet für jede Lehr- und Forschungsaufgabe, ob KI überhaupt angemessen ist.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Enables students to justify their own use and non-use decisions.</w:t>
            </w:r>
          </w:p>
          <w:p>
            <w:pPr>
              <w:spacing w:after="0" w:line="276"/>
            </w:pPr>
            <w:r>
              <w:rPr>
                <w:rFonts w:ascii="Calibri" w:cs="Calibri" w:eastAsia="Calibri" w:hAnsi="Calibri"/>
                <w:i/>
                <w:iCs/>
                <w:color w:val="666666"/>
                <w:sz w:val="17"/>
                <w:szCs w:val="17"/>
              </w:rPr>
              <w:t xml:space="preserve">Befähigt Studierende, eigene Nutzungs- und Nicht-Nutzungsentscheidungen zu begründen.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OECD-M1 retained. The explicit prominence of reasoned non-use responds to criterion B2 and follows KMK (2024) §2.4, which requires evidence-based decisions both for and against AI use, and UNESCO 4.1 (human-centred instructional design deciding when and whether to use AI).</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OECD-M1 übernommen. Die explizite Hervorhebung der begründeten Nicht-Nutzung reagiert auf Kriterium B2 und folgt KMK (2024) §2.4, das evidenzbasierte Entscheidungen für UND gegen den KI-Einsatz verlangt, sowie UNESCO 4.1 (menschenzentriertes Instruktionsdesign zur Frage, wann und ob KI eingesetzt wird).</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OECD-M1 · UN-4.1 · DCE-3.1 · KMK24-§2.4</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KK-B2</w:t>
      </w:r>
    </w:p>
    <w:p>
      <w:pPr>
        <w:pStyle w:val="Heading3"/>
        <w:spacing w:after="60" w:before="240"/>
      </w:pPr>
      <w:r>
        <w:rPr>
          <w:rFonts w:ascii="Calibri" w:cs="Calibri" w:eastAsia="Calibri" w:hAnsi="Calibri"/>
        </w:rPr>
        <w:t xml:space="preserve">HET-M2 — Choose an appropriate AI approach by comparing how different systems operate</w:t>
      </w:r>
    </w:p>
    <w:p>
      <w:pPr>
        <w:spacing w:after="120" w:line="276"/>
      </w:pPr>
      <w:r>
        <w:rPr>
          <w:rFonts w:ascii="Calibri" w:cs="Calibri" w:eastAsia="Calibri" w:hAnsi="Calibri"/>
          <w:b/>
          <w:bCs/>
          <w:i/>
          <w:iCs/>
          <w:color w:val="555555"/>
          <w:sz w:val="20"/>
          <w:szCs w:val="20"/>
        </w:rPr>
        <w:t xml:space="preserve">Einen angemessenen KI-Ansatz durch Vergleich der Funktionsweise verschiedener Systeme wählen</w:t>
      </w:r>
    </w:p>
    <w:p>
      <w:pPr>
        <w:spacing w:after="120" w:line="276"/>
      </w:pPr>
      <w:r>
        <w:rPr>
          <w:rFonts w:ascii="Calibri" w:cs="Calibri" w:eastAsia="Calibri" w:hAnsi="Calibri"/>
          <w:sz w:val="21"/>
          <w:szCs w:val="21"/>
        </w:rPr>
        <w:t xml:space="preserve">The capacity to select between AI systems on the basis of how they work rather than how they are marketed — comparing model type, data handling, transparency, accessibility and institutional compliance — and to curate a defensible set of validated tools for one's own teaching and for recommendation to students.</w:t>
      </w:r>
    </w:p>
    <w:p>
      <w:pPr>
        <w:spacing w:after="160" w:line="276"/>
      </w:pPr>
      <w:r>
        <w:rPr>
          <w:rFonts w:ascii="Calibri" w:cs="Calibri" w:eastAsia="Calibri" w:hAnsi="Calibri"/>
          <w:i/>
          <w:iCs/>
          <w:color w:val="555555"/>
          <w:sz w:val="19"/>
          <w:szCs w:val="19"/>
        </w:rPr>
        <w:t xml:space="preserve">Die Fähigkeit, zwischen KI-Systemen auf Grundlage ihrer Funktionsweise statt ihrer Vermarktung zu wählen — im Vergleich von Modelltyp, Datenverarbeitung, Transparenz, Barrierefreiheit und institutioneller Compliance — und ein begründbares Set geprüfter Werkzeuge für die eigene Lehre und für die Empfehlung an Studierende zu kuratieren.</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Distinguishes the main categories of AI systems and selects an appropriate tool for a defined purpose.</w:t>
            </w:r>
          </w:p>
          <w:p>
            <w:pPr>
              <w:spacing w:after="0" w:line="276"/>
            </w:pPr>
            <w:r>
              <w:rPr>
                <w:rFonts w:ascii="Calibri" w:cs="Calibri" w:eastAsia="Calibri" w:hAnsi="Calibri"/>
                <w:i/>
                <w:iCs/>
                <w:color w:val="666666"/>
                <w:sz w:val="17"/>
                <w:szCs w:val="17"/>
              </w:rPr>
              <w:t xml:space="preserve">Unterscheidet die Hauptkategorien von KI-Systemen und wählt ein für einen definierten Zweck passendes Werkzeug.</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Applies structured selection criteria including data protection, accessibility and pedagogical fit.</w:t>
            </w:r>
          </w:p>
          <w:p>
            <w:pPr>
              <w:spacing w:after="0" w:line="276"/>
            </w:pPr>
            <w:r>
              <w:rPr>
                <w:rFonts w:ascii="Calibri" w:cs="Calibri" w:eastAsia="Calibri" w:hAnsi="Calibri"/>
                <w:i/>
                <w:iCs/>
                <w:color w:val="666666"/>
                <w:sz w:val="17"/>
                <w:szCs w:val="17"/>
              </w:rPr>
              <w:t xml:space="preserve">Wendet strukturierte Auswahlkriterien an, einschließlich Datenschutz, Barrierefreiheit und didaktischer Passung.</w:t>
            </w:r>
          </w:p>
        </w:tc>
      </w:tr>
      <w:tr>
        <w:tc>
          <w:tcPr>
            <w:tcW w:type="dxa" w:w="1500"/>
            <w:tcMar>
              <w:top w:type="dxa" w:w="80"/>
              <w:left w:type="dxa" w:w="100"/>
              <w:bottom w:type="dxa" w:w="80"/>
              <w:right w:type="dxa" w:w="100"/>
            </w:tcMar>
          </w:tcPr>
          <w:p>
            <w:pPr>
              <w:spacing w:after="0" w:line="276"/>
            </w:pPr>
            <w:del w:id="9086" w:author="HT" w:date="2026-08-21T00:00:00Z">
              <w:r>
                <w:rPr>
                  <w:rFonts w:ascii="Calibri" w:cs="Calibri" w:eastAsia="Calibri" w:hAnsi="Calibri"/>
                  <w:b/>
                  <w:bCs/>
                  <w:color w:val="1A4A88"/>
                  <w:sz w:val="18"/>
                  <w:szCs w:val="18"/>
                </w:rPr>
                <w:delText xml:space="preserve">Expert</w:delText>
              </w:r>
            </w:del>
            <w:ins w:id="9087" w:author="HT" w:date="2026-08-21T00:00:00Z">
              <w:r>
                <w:rPr>
                  <w:rFonts w:ascii="Calibri" w:cs="Calibri" w:eastAsia="Calibri" w:hAnsi="Calibri"/>
                  <w:b/>
                  <w:bCs/>
                  <w:color w:val="1A4A88"/>
                  <w:sz w:val="18"/>
                  <w:szCs w:val="18"/>
                </w:rPr>
                <w:t xml:space="preserve">Advanced</w:t>
              </w:r>
            </w:ins>
          </w:p>
          <w:p>
            <w:pPr>
              <w:spacing w:after="0" w:line="276"/>
            </w:pPr>
            <w:del w:id="9028" w:author="HT" w:date="2026-08-21T00:00:00Z">
              <w:r>
                <w:rPr>
                  <w:rFonts w:ascii="Calibri" w:cs="Calibri" w:eastAsia="Calibri" w:hAnsi="Calibri"/>
                  <w:i/>
                  <w:iCs/>
                  <w:color w:val="888888"/>
                  <w:sz w:val="16"/>
                  <w:szCs w:val="16"/>
                </w:rPr>
                <w:delText xml:space="preserve">Expert:in</w:delText>
              </w:r>
            </w:del>
            <w:ins w:id="9029"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Builds and maintains an institutional repository of validated AI tools and advises colleagues on it.</w:t>
            </w:r>
          </w:p>
          <w:p>
            <w:pPr>
              <w:spacing w:after="0" w:line="276"/>
            </w:pPr>
            <w:r>
              <w:rPr>
                <w:rFonts w:ascii="Calibri" w:cs="Calibri" w:eastAsia="Calibri" w:hAnsi="Calibri"/>
                <w:i/>
                <w:iCs/>
                <w:color w:val="666666"/>
                <w:sz w:val="17"/>
                <w:szCs w:val="17"/>
              </w:rPr>
              <w:t xml:space="preserve">Baut ein institutionelles Repositorium geprüfter KI-Werkzeuge auf, pflegt es und berät Kolleg:innen dazu.</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O1</w:t>
            </w:r>
          </w:p>
          <w:p>
            <w:pPr>
              <w:spacing w:after="0" w:line="276"/>
            </w:pPr>
            <w:r>
              <w:rPr>
                <w:rFonts w:ascii="Calibri" w:cs="Calibri" w:eastAsia="Calibri" w:hAnsi="Calibri"/>
                <w:color w:val="666666"/>
                <w:sz w:val="16"/>
                <w:szCs w:val="16"/>
              </w:rPr>
              <w:t xml:space="preserve">Own academic practice</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Selects between systems on the basis of how they work — model type, data handling, transparency — rather than how they are marketed.</w:t>
            </w:r>
          </w:p>
          <w:p>
            <w:pPr>
              <w:spacing w:after="0" w:line="276"/>
            </w:pPr>
            <w:r>
              <w:rPr>
                <w:rFonts w:ascii="Calibri" w:cs="Calibri" w:eastAsia="Calibri" w:hAnsi="Calibri"/>
                <w:i/>
                <w:iCs/>
                <w:color w:val="666666"/>
                <w:sz w:val="17"/>
                <w:szCs w:val="17"/>
              </w:rPr>
              <w:t xml:space="preserve">Wählt zwischen Systemen auf Grundlage ihrer Funktionsweise — Modelltyp, Datenverarbeitung, Transparenz — statt ihrer Vermarktung.</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OECD-M2 · UN-3.1 · LM-4</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O2</w:t>
            </w:r>
          </w:p>
          <w:p>
            <w:pPr>
              <w:spacing w:after="0" w:line="276"/>
            </w:pPr>
            <w:r>
              <w:rPr>
                <w:rFonts w:ascii="Calibri" w:cs="Calibri" w:eastAsia="Calibri" w:hAnsi="Calibri"/>
                <w:color w:val="666666"/>
                <w:sz w:val="16"/>
                <w:szCs w:val="16"/>
              </w:rPr>
              <w:t xml:space="preserve">Curriculum &amp; learning design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Curates a validated, compliant and accessible tool set for a module and makes the selection criteria transparent to students.</w:t>
            </w:r>
          </w:p>
          <w:p>
            <w:pPr>
              <w:spacing w:after="0" w:line="276"/>
            </w:pPr>
            <w:r>
              <w:rPr>
                <w:rFonts w:ascii="Calibri" w:cs="Calibri" w:eastAsia="Calibri" w:hAnsi="Calibri"/>
                <w:i/>
                <w:iCs/>
                <w:color w:val="666666"/>
                <w:sz w:val="17"/>
                <w:szCs w:val="17"/>
              </w:rPr>
              <w:t xml:space="preserve">Kuratiert ein geprüftes, compliance-konformes und barrierefreies Werkzeugset für ein Modul und macht die Auswahlkriterien gegenüber Studierenden transparent.</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OECD-M2 · DCE-2.1 · DCE-5.1</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p>
            <w:pPr>
              <w:spacing w:after="0" w:line="276"/>
            </w:pPr>
            <w:r>
              <w:rPr>
                <w:rFonts w:ascii="Calibri" w:cs="Calibri" w:eastAsia="Calibri" w:hAnsi="Calibri"/>
                <w:color w:val="666666"/>
                <w:sz w:val="16"/>
                <w:szCs w:val="16"/>
              </w:rPr>
              <w:t xml:space="preserve">Institution &amp; scholarship</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Builds and maintains an institutional repository of vetted AI tools and advises colleagues on selection and procurement.</w:t>
            </w:r>
          </w:p>
          <w:p>
            <w:pPr>
              <w:spacing w:after="0" w:line="276"/>
            </w:pPr>
            <w:r>
              <w:rPr>
                <w:rFonts w:ascii="Calibri" w:cs="Calibri" w:eastAsia="Calibri" w:hAnsi="Calibri"/>
                <w:i/>
                <w:iCs/>
                <w:color w:val="666666"/>
                <w:sz w:val="17"/>
                <w:szCs w:val="17"/>
              </w:rPr>
              <w:t xml:space="preserve">Baut ein institutionelles Repositorium geprüfter KI-Werkzeuge auf, pflegt es und berät Kolleg:innen zu Auswahl und Beschaffung.</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OECD-M2 · UN-3.3</w:t>
            </w:r>
          </w:p>
          <w:p>
            <w:pPr>
              <w:spacing w:after="0" w:line="276"/>
            </w:pPr>
            <w:r>
              <w:rPr>
                <w:rFonts w:ascii="Calibri" w:cs="Calibri" w:eastAsia="Calibri" w:hAnsi="Calibri"/>
                <w:i/>
                <w:iCs/>
                <w:color w:val="8A3324"/>
                <w:sz w:val="16"/>
                <w:szCs w:val="16"/>
              </w:rPr>
              <w:t xml:space="preserve">bounded by Art. 26</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38" w:author="HT" w:date="2026-08-21T00:00:00Z">
              <w:r>
                <w:rPr>
                  <w:rFonts w:ascii="Calibri" w:cs="Calibri" w:eastAsia="Calibri" w:hAnsi="Calibri"/>
                  <w:b/>
                  <w:bCs/>
                  <w:color w:val="1A4A88"/>
                  <w:sz w:val="18"/>
                  <w:szCs w:val="18"/>
                </w:rPr>
                <w:delText xml:space="preserve">Perspective (Sun et al., 2026)</w:delText>
              </w:r>
            </w:del>
            <w:ins w:id="9139"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Curates a validated, compliant tool set for own teaching.</w:t>
            </w:r>
          </w:p>
          <w:p>
            <w:pPr>
              <w:spacing w:after="0" w:line="276"/>
            </w:pPr>
            <w:r>
              <w:rPr>
                <w:rFonts w:ascii="Calibri" w:cs="Calibri" w:eastAsia="Calibri" w:hAnsi="Calibri"/>
                <w:i/>
                <w:iCs/>
                <w:color w:val="666666"/>
                <w:sz w:val="17"/>
                <w:szCs w:val="17"/>
              </w:rPr>
              <w:t xml:space="preserve">Kuratiert ein geprüftes, compliance-konformes Werkzeugset für die eigene Lehre.</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Makes tool choice transparent to students and teaches the underlying criteria.</w:t>
            </w:r>
          </w:p>
          <w:p>
            <w:pPr>
              <w:spacing w:after="0" w:line="276"/>
            </w:pPr>
            <w:r>
              <w:rPr>
                <w:rFonts w:ascii="Calibri" w:cs="Calibri" w:eastAsia="Calibri" w:hAnsi="Calibri"/>
                <w:i/>
                <w:iCs/>
                <w:color w:val="666666"/>
                <w:sz w:val="17"/>
                <w:szCs w:val="17"/>
              </w:rPr>
              <w:t xml:space="preserve">Macht die Werkzeugwahl gegenüber Studierenden transparent und vermittelt die zugrundeliegenden Kriterien.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OECD-M2 retained; tool curation supported by UNESCO 3.1 (curating a personal collection of trustable, locally appropriate AI tools) and 3.3 (institutional repositories of vetted AI tools), and by DigCompEdu 2.1 (selecting digital resources).</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OECD-M2 übernommen; die Werkzeugkuratierung wird durch UNESCO 3.1 (Kuratierung einer persönlichen Sammlung vertrauenswürdiger, lokal geeigneter KI-Werkzeuge) und 3.3 (institutionelle Repositorien geprüfter KI-Werkzeuge) sowie DigCompEdu 2.1 (Auswahl digitaler Ressourcen) gestützt.</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OECD-M2 · UN-3.1 · UN-3.3 · DCE-2.1</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KK-B2, KK-B1</w:t>
      </w:r>
    </w:p>
    <w:p>
      <w:pPr>
        <w:pStyle w:val="Heading3"/>
        <w:spacing w:after="60" w:before="240"/>
      </w:pPr>
      <w:r>
        <w:rPr>
          <w:rFonts w:ascii="Calibri" w:cs="Calibri" w:eastAsia="Calibri" w:hAnsi="Calibri"/>
        </w:rPr>
        <w:t xml:space="preserve">HET-M3 — Decompose a task to determine where AI should automate and where it should only augment</w:t>
      </w:r>
    </w:p>
    <w:p>
      <w:pPr>
        <w:spacing w:after="120" w:line="276"/>
      </w:pPr>
      <w:r>
        <w:rPr>
          <w:rFonts w:ascii="Calibri" w:cs="Calibri" w:eastAsia="Calibri" w:hAnsi="Calibri"/>
          <w:b/>
          <w:bCs/>
          <w:i/>
          <w:iCs/>
          <w:color w:val="555555"/>
          <w:sz w:val="20"/>
          <w:szCs w:val="20"/>
        </w:rPr>
        <w:t xml:space="preserve">Aufgaben zerlegen, um zu bestimmen, wo KI automatisieren und wo sie nur augmentieren soll</w:t>
      </w:r>
    </w:p>
    <w:p>
      <w:pPr>
        <w:spacing w:after="120" w:line="276"/>
      </w:pPr>
      <w:r>
        <w:rPr>
          <w:rFonts w:ascii="Calibri" w:cs="Calibri" w:eastAsia="Calibri" w:hAnsi="Calibri"/>
          <w:sz w:val="21"/>
          <w:szCs w:val="21"/>
        </w:rPr>
        <w:t xml:space="preserve">The capacity to break an academic task into its constituent steps and to allocate each step deliberately either to automation or to augmentation of human work, with the explicit goal of preserving the cognitive activity through which professional and disciplinary expertise is built and maintained. </w:t>
      </w:r>
      <w:del w:id="9224" w:author="HT" w:date="2026-08-21T00:00:00Z">
        <w:r>
          <w:rPr>
            <w:rFonts w:ascii="Calibri" w:cs="Calibri" w:eastAsia="Calibri" w:hAnsi="Calibri"/>
            <w:sz w:val="21"/>
            <w:szCs w:val="21"/>
          </w:rPr>
          <w:delText xml:space="preserve">This competence carries the framework's anti-deskilling norm.</w:delText>
        </w:r>
      </w:del>
      <w:ins w:id="9225" w:author="HT" w:date="2026-08-21T00:00:00Z">
        <w:r>
          <w:rPr>
            <w:rFonts w:ascii="Calibri" w:cs="Calibri" w:eastAsia="Calibri" w:hAnsi="Calibri"/>
            <w:sz w:val="21"/>
            <w:szCs w:val="21"/>
          </w:rPr>
          <w:t xml:space="preserve">This competence is where the framework's rule that core cognitive work is not handed over to AI (protection against deskilling) is anchored.</w:t>
        </w:r>
      </w:ins>
    </w:p>
    <w:p>
      <w:pPr>
        <w:spacing w:after="160" w:line="276"/>
      </w:pPr>
      <w:r>
        <w:rPr>
          <w:rFonts w:ascii="Calibri" w:cs="Calibri" w:eastAsia="Calibri" w:hAnsi="Calibri"/>
          <w:i/>
          <w:iCs/>
          <w:color w:val="555555"/>
          <w:sz w:val="19"/>
          <w:szCs w:val="19"/>
        </w:rPr>
        <w:t xml:space="preserve">Die Fähigkeit, eine akademische Aufgabe in ihre Teilschritte zu zerlegen und jeden Schritt bewusst entweder der Automatisierung oder der Augmentation menschlicher Arbeit zuzuordnen, mit dem ausdrücklichen Ziel, jene kognitive Tätigkeit zu erhalten, durch die professionelle und fachliche </w:t>
      </w:r>
      <w:del w:id="9088" w:author="HT" w:date="2026-08-21T00:00:00Z">
        <w:r>
          <w:rPr>
            <w:rFonts w:ascii="Calibri" w:cs="Calibri" w:eastAsia="Calibri" w:hAnsi="Calibri"/>
            <w:i/>
            <w:iCs/>
            <w:color w:val="555555"/>
            <w:sz w:val="19"/>
            <w:szCs w:val="19"/>
          </w:rPr>
          <w:delText xml:space="preserve">Expert</w:delText>
        </w:r>
      </w:del>
      <w:ins w:id="9089" w:author="HT" w:date="2026-08-21T00:00:00Z">
        <w:r>
          <w:rPr>
            <w:rFonts w:ascii="Calibri" w:cs="Calibri" w:eastAsia="Calibri" w:hAnsi="Calibri"/>
            <w:i/>
            <w:iCs/>
            <w:color w:val="555555"/>
            <w:sz w:val="19"/>
            <w:szCs w:val="19"/>
          </w:rPr>
          <w:t xml:space="preserve">Advanced</w:t>
        </w:r>
      </w:ins>
      <w:r>
        <w:rPr>
          <w:rFonts w:ascii="Calibri" w:cs="Calibri" w:eastAsia="Calibri" w:hAnsi="Calibri"/>
          <w:i/>
          <w:iCs/>
          <w:color w:val="555555"/>
          <w:sz w:val="19"/>
          <w:szCs w:val="19"/>
        </w:rPr>
        <w:t xml:space="preserve">ise aufgebaut und bewahrt wird. </w:t>
      </w:r>
      <w:del w:id="9222" w:author="HT" w:date="2026-08-21T00:00:00Z">
        <w:r>
          <w:rPr>
            <w:rFonts w:ascii="Calibri" w:cs="Calibri" w:eastAsia="Calibri" w:hAnsi="Calibri"/>
            <w:i/>
            <w:iCs/>
            <w:color w:val="555555"/>
            <w:sz w:val="19"/>
            <w:szCs w:val="19"/>
          </w:rPr>
          <w:delText xml:space="preserve">Diese Kompetenz trägt die Anti-Deskilling-Norm des Rahmens.</w:delText>
        </w:r>
      </w:del>
      <w:ins w:id="9223" w:author="HT" w:date="2026-08-21T00:00:00Z">
        <w:r>
          <w:rPr>
            <w:rFonts w:ascii="Calibri" w:cs="Calibri" w:eastAsia="Calibri" w:hAnsi="Calibri"/>
            <w:i/>
            <w:iCs/>
            <w:color w:val="555555"/>
            <w:sz w:val="19"/>
            <w:szCs w:val="19"/>
          </w:rPr>
          <w:t xml:space="preserve">In dieser Kompetenz ist die Grundregel des Rahmens verankert, dass kognitive Kernarbeit nicht an KI abgegeben wird (Deskilling-Schutz).</w:t>
        </w:r>
      </w:ins>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Distinguishes automation from augmentation and recognises signs of over-reliance in own practice.</w:t>
            </w:r>
          </w:p>
          <w:p>
            <w:pPr>
              <w:spacing w:after="0" w:line="276"/>
            </w:pPr>
            <w:r>
              <w:rPr>
                <w:rFonts w:ascii="Calibri" w:cs="Calibri" w:eastAsia="Calibri" w:hAnsi="Calibri"/>
                <w:i/>
                <w:iCs/>
                <w:color w:val="666666"/>
                <w:sz w:val="17"/>
                <w:szCs w:val="17"/>
              </w:rPr>
              <w:t xml:space="preserve">Unterscheidet Automatisierung von Augmentation und erkennt Anzeichen von Überabhängigkeit in der eigenen Praxis.</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Designs teaching and research workflows so that core cognitive work remains with the human.</w:t>
            </w:r>
          </w:p>
          <w:p>
            <w:pPr>
              <w:spacing w:after="0" w:line="276"/>
            </w:pPr>
            <w:r>
              <w:rPr>
                <w:rFonts w:ascii="Calibri" w:cs="Calibri" w:eastAsia="Calibri" w:hAnsi="Calibri"/>
                <w:i/>
                <w:iCs/>
                <w:color w:val="666666"/>
                <w:sz w:val="17"/>
                <w:szCs w:val="17"/>
              </w:rPr>
              <w:t xml:space="preserve">Gestaltet Lehr- und Forschungsprozesse so, dass die kognitive Kernarbeit beim Menschen verbleibt.</w:t>
            </w:r>
          </w:p>
        </w:tc>
      </w:tr>
      <w:tr>
        <w:tc>
          <w:tcPr>
            <w:tcW w:type="dxa" w:w="1500"/>
            <w:tcMar>
              <w:top w:type="dxa" w:w="80"/>
              <w:left w:type="dxa" w:w="100"/>
              <w:bottom w:type="dxa" w:w="80"/>
              <w:right w:type="dxa" w:w="100"/>
            </w:tcMar>
          </w:tcPr>
          <w:p>
            <w:pPr>
              <w:spacing w:after="0" w:line="276"/>
            </w:pPr>
            <w:del w:id="9090" w:author="HT" w:date="2026-08-21T00:00:00Z">
              <w:r>
                <w:rPr>
                  <w:rFonts w:ascii="Calibri" w:cs="Calibri" w:eastAsia="Calibri" w:hAnsi="Calibri"/>
                  <w:b/>
                  <w:bCs/>
                  <w:color w:val="1A4A88"/>
                  <w:sz w:val="18"/>
                  <w:szCs w:val="18"/>
                </w:rPr>
                <w:delText xml:space="preserve">Expert</w:delText>
              </w:r>
            </w:del>
            <w:ins w:id="9091" w:author="HT" w:date="2026-08-21T00:00:00Z">
              <w:r>
                <w:rPr>
                  <w:rFonts w:ascii="Calibri" w:cs="Calibri" w:eastAsia="Calibri" w:hAnsi="Calibri"/>
                  <w:b/>
                  <w:bCs/>
                  <w:color w:val="1A4A88"/>
                  <w:sz w:val="18"/>
                  <w:szCs w:val="18"/>
                </w:rPr>
                <w:t xml:space="preserve">Advanced</w:t>
              </w:r>
            </w:ins>
          </w:p>
          <w:p>
            <w:pPr>
              <w:spacing w:after="0" w:line="276"/>
            </w:pPr>
            <w:del w:id="9030" w:author="HT" w:date="2026-08-21T00:00:00Z">
              <w:r>
                <w:rPr>
                  <w:rFonts w:ascii="Calibri" w:cs="Calibri" w:eastAsia="Calibri" w:hAnsi="Calibri"/>
                  <w:i/>
                  <w:iCs/>
                  <w:color w:val="888888"/>
                  <w:sz w:val="16"/>
                  <w:szCs w:val="16"/>
                </w:rPr>
                <w:delText xml:space="preserve">Expert:in</w:delText>
              </w:r>
            </w:del>
            <w:ins w:id="9031"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Designs professional development structures that explicitly address deskilling risks at institutional level.</w:t>
            </w:r>
          </w:p>
          <w:p>
            <w:pPr>
              <w:spacing w:after="0" w:line="276"/>
            </w:pPr>
            <w:r>
              <w:rPr>
                <w:rFonts w:ascii="Calibri" w:cs="Calibri" w:eastAsia="Calibri" w:hAnsi="Calibri"/>
                <w:i/>
                <w:iCs/>
                <w:color w:val="666666"/>
                <w:sz w:val="17"/>
                <w:szCs w:val="17"/>
              </w:rPr>
              <w:t xml:space="preserve">Entwickelt Weiterbildungsstrukturen, die Deskilling-Risiken auf institutioneller Ebene explizit adressieren.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O1</w:t>
            </w:r>
          </w:p>
          <w:p>
            <w:pPr>
              <w:spacing w:after="0" w:line="276"/>
            </w:pPr>
            <w:r>
              <w:rPr>
                <w:rFonts w:ascii="Calibri" w:cs="Calibri" w:eastAsia="Calibri" w:hAnsi="Calibri"/>
                <w:color w:val="666666"/>
                <w:sz w:val="16"/>
                <w:szCs w:val="16"/>
              </w:rPr>
              <w:t xml:space="preserve">Own academic practice</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Allocates each step of an academic task deliberately to automation or augmentation, keeping the cognitive core through which expertise is maintained undelegated.</w:t>
            </w:r>
          </w:p>
          <w:p>
            <w:pPr>
              <w:spacing w:after="0" w:line="276"/>
            </w:pPr>
            <w:r>
              <w:rPr>
                <w:rFonts w:ascii="Calibri" w:cs="Calibri" w:eastAsia="Calibri" w:hAnsi="Calibri"/>
                <w:i/>
                <w:iCs/>
                <w:color w:val="666666"/>
                <w:sz w:val="17"/>
                <w:szCs w:val="17"/>
              </w:rPr>
              <w:t xml:space="preserve">Ordnet jeden Schritt einer akademischen Aufgabe bewusst der Automatisierung oder der Augmentation zu und hält den kognitiven Kern, über den </w:t>
            </w:r>
            <w:del w:id="9092" w:author="HT" w:date="2026-08-21T00:00:00Z">
              <w:r>
                <w:rPr>
                  <w:rFonts w:ascii="Calibri" w:cs="Calibri" w:eastAsia="Calibri" w:hAnsi="Calibri"/>
                  <w:i/>
                  <w:iCs/>
                  <w:color w:val="666666"/>
                  <w:sz w:val="17"/>
                  <w:szCs w:val="17"/>
                </w:rPr>
                <w:delText xml:space="preserve">Expert</w:delText>
              </w:r>
            </w:del>
            <w:ins w:id="9093" w:author="HT" w:date="2026-08-21T00:00:00Z">
              <w:r>
                <w:rPr>
                  <w:rFonts w:ascii="Calibri" w:cs="Calibri" w:eastAsia="Calibri" w:hAnsi="Calibri"/>
                  <w:i/>
                  <w:iCs/>
                  <w:color w:val="666666"/>
                  <w:sz w:val="17"/>
                  <w:szCs w:val="17"/>
                </w:rPr>
                <w:t xml:space="preserve">Advanced</w:t>
              </w:r>
            </w:ins>
            <w:r>
              <w:rPr>
                <w:rFonts w:ascii="Calibri" w:cs="Calibri" w:eastAsia="Calibri" w:hAnsi="Calibri"/>
                <w:i/>
                <w:iCs/>
                <w:color w:val="666666"/>
                <w:sz w:val="17"/>
                <w:szCs w:val="17"/>
              </w:rPr>
              <w:t xml:space="preserve">ise erhalten bleibt, undelegiert.</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OECD-M3 · OECD-2026a · Sun-§5.1</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O3</w:t>
            </w:r>
          </w:p>
          <w:p>
            <w:pPr>
              <w:spacing w:after="0" w:line="276"/>
            </w:pPr>
            <w:r>
              <w:rPr>
                <w:rFonts w:ascii="Calibri" w:cs="Calibri" w:eastAsia="Calibri" w:hAnsi="Calibri"/>
                <w:color w:val="666666"/>
                <w:sz w:val="16"/>
                <w:szCs w:val="16"/>
              </w:rPr>
              <w:t xml:space="preserve">Teaching &amp; facilitation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Designs tasks so that students' own cognitive work remains visible and is not displaced by AI.</w:t>
            </w:r>
          </w:p>
          <w:p>
            <w:pPr>
              <w:spacing w:after="0" w:line="276"/>
            </w:pPr>
            <w:r>
              <w:rPr>
                <w:rFonts w:ascii="Calibri" w:cs="Calibri" w:eastAsia="Calibri" w:hAnsi="Calibri"/>
                <w:i/>
                <w:iCs/>
                <w:color w:val="666666"/>
                <w:sz w:val="17"/>
                <w:szCs w:val="17"/>
              </w:rPr>
              <w:t xml:space="preserve">Gestaltet Aufgaben so, dass die kognitive Eigenleistung Studierender sichtbar bleibt und nicht durch KI ersetzt wird.</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OECD-M3 · DCE-3.4</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p>
            <w:pPr>
              <w:spacing w:after="0" w:line="276"/>
            </w:pPr>
            <w:r>
              <w:rPr>
                <w:rFonts w:ascii="Calibri" w:cs="Calibri" w:eastAsia="Calibri" w:hAnsi="Calibri"/>
                <w:color w:val="666666"/>
                <w:sz w:val="16"/>
                <w:szCs w:val="16"/>
              </w:rPr>
              <w:t xml:space="preserve">Institution &amp; scholarship</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Designs professional development structures that explicitly address deskilling and deprofessionalization risks at institutional level.</w:t>
            </w:r>
          </w:p>
          <w:p>
            <w:pPr>
              <w:spacing w:after="0" w:line="276"/>
            </w:pPr>
            <w:r>
              <w:rPr>
                <w:rFonts w:ascii="Calibri" w:cs="Calibri" w:eastAsia="Calibri" w:hAnsi="Calibri"/>
                <w:i/>
                <w:iCs/>
                <w:color w:val="666666"/>
                <w:sz w:val="17"/>
                <w:szCs w:val="17"/>
              </w:rPr>
              <w:t xml:space="preserve">Entwickelt Weiterbildungsstrukturen, die Deskilling- und Deprofessionalisierungsrisiken auf institutioneller Ebene explizit adressieren.</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OECD-M3 · OECD-2026a · DACT-OPCI-L3</w:t>
            </w:r>
          </w:p>
          <w:p>
            <w:pPr>
              <w:spacing w:after="0" w:line="276"/>
            </w:pPr>
            <w:r>
              <w:rPr>
                <w:rFonts w:ascii="Calibri" w:cs="Calibri" w:eastAsia="Calibri" w:hAnsi="Calibri"/>
                <w:i/>
                <w:iCs/>
                <w:color w:val="8A3324"/>
                <w:sz w:val="16"/>
                <w:szCs w:val="16"/>
              </w:rPr>
              <w:t xml:space="preserve">bounded by Art. 14 (competence maintenance)</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40" w:author="HT" w:date="2026-08-21T00:00:00Z">
              <w:r>
                <w:rPr>
                  <w:rFonts w:ascii="Calibri" w:cs="Calibri" w:eastAsia="Calibri" w:hAnsi="Calibri"/>
                  <w:b/>
                  <w:bCs/>
                  <w:color w:val="1A4A88"/>
                  <w:sz w:val="18"/>
                  <w:szCs w:val="18"/>
                </w:rPr>
                <w:delText xml:space="preserve">Perspective (Sun et al., 2026)</w:delText>
              </w:r>
            </w:del>
            <w:ins w:id="9141"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Keeps the cognitive core of own teaching and research work undelegated.</w:t>
            </w:r>
          </w:p>
          <w:p>
            <w:pPr>
              <w:spacing w:after="0" w:line="276"/>
            </w:pPr>
            <w:r>
              <w:rPr>
                <w:rFonts w:ascii="Calibri" w:cs="Calibri" w:eastAsia="Calibri" w:hAnsi="Calibri"/>
                <w:i/>
                <w:iCs/>
                <w:color w:val="666666"/>
                <w:sz w:val="17"/>
                <w:szCs w:val="17"/>
              </w:rPr>
              <w:t xml:space="preserve">Hält den kognitiven Kern der eigenen Lehr- und Forschungsarbeit undelegiert.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Designs tasks so that students' own cognitive work remains visible and is not displaced by AI.</w:t>
            </w:r>
          </w:p>
          <w:p>
            <w:pPr>
              <w:spacing w:after="0" w:line="276"/>
            </w:pPr>
            <w:r>
              <w:rPr>
                <w:rFonts w:ascii="Calibri" w:cs="Calibri" w:eastAsia="Calibri" w:hAnsi="Calibri"/>
                <w:i/>
                <w:iCs/>
                <w:color w:val="666666"/>
                <w:sz w:val="17"/>
                <w:szCs w:val="17"/>
              </w:rPr>
              <w:t xml:space="preserve">Gestaltet Aufgaben so, dass die kognitive Eigenleistung Studierender sichtbar bleibt und nicht durch KI ersetzt wird.</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OECD-M3 retained. The deskilling framing draws on OECD (2026a), which distinguishes replacement, complementarity and augmentation modes, on the DACT Area 6 discussion of deprofessionalization, and on Sun et al. (2026, §5.1) on over-reliance and cognitive autonomy. Addresses criterion B3 in its practice-critique reading.</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OECD-M3 übernommen. Die Deskilling-Rahmung stützt sich auf OECD (2026a) mit der Unterscheidung von Ersetzungs-, Komplementaritäts- und Augmentationsmodus, auf die Deprofessionalisierungs-Diskussion in DACT Bereich 6 sowie auf Sun et al. (2026, §5.1) zu Überabhängigkeit und kognitiver Autonomie. Adressiert Kriterium B3 in seiner Lesart als Praxiskritik.</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OECD-M3 · DC-5.2 · UN-4.2 · OECD-2026a · Sun-§5.1</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KK-B3, KK-B2</w:t>
      </w:r>
    </w:p>
    <w:p>
      <w:pPr>
        <w:pStyle w:val="Heading3"/>
        <w:spacing w:after="60" w:before="240"/>
      </w:pPr>
      <w:r>
        <w:rPr>
          <w:rFonts w:ascii="Calibri" w:cs="Calibri" w:eastAsia="Calibri" w:hAnsi="Calibri"/>
        </w:rPr>
        <w:t xml:space="preserve">HET-M4 — Monitor and evaluate AI use throughout an academic process</w:t>
      </w:r>
    </w:p>
    <w:p>
      <w:pPr>
        <w:spacing w:after="120" w:line="276"/>
      </w:pPr>
      <w:del w:id="9226" w:author="HT" w:date="2026-08-21T00:00:00Z">
        <w:r>
          <w:rPr>
            <w:rFonts w:ascii="Calibri" w:cs="Calibri" w:eastAsia="Calibri" w:hAnsi="Calibri"/>
            <w:b/>
            <w:bCs/>
            <w:i/>
            <w:iCs/>
            <w:color w:val="555555"/>
            <w:sz w:val="20"/>
            <w:szCs w:val="20"/>
          </w:rPr>
          <w:delText xml:space="preserve">KI-Einsatz über den gesamten akademischen Prozess hinweg überwachen und bewerten</w:delText>
        </w:r>
      </w:del>
      <w:ins w:id="9227" w:author="HT" w:date="2026-08-21T00:00:00Z">
        <w:r>
          <w:rPr>
            <w:rFonts w:ascii="Calibri" w:cs="Calibri" w:eastAsia="Calibri" w:hAnsi="Calibri"/>
            <w:b/>
            <w:bCs/>
            <w:i/>
            <w:iCs/>
            <w:color w:val="555555"/>
            <w:sz w:val="20"/>
            <w:szCs w:val="20"/>
          </w:rPr>
          <w:t xml:space="preserve">KI-Einsatz über den gesamten Verlauf eines akademischen Arbeitsprozesses überwachen und bewerten</w:t>
        </w:r>
      </w:ins>
    </w:p>
    <w:p>
      <w:pPr>
        <w:spacing w:after="120" w:line="276"/>
      </w:pPr>
      <w:r>
        <w:rPr>
          <w:rFonts w:ascii="Calibri" w:cs="Calibri" w:eastAsia="Calibri" w:hAnsi="Calibri"/>
          <w:sz w:val="21"/>
          <w:szCs w:val="21"/>
        </w:rPr>
        <w:t xml:space="preserve">The capacity to keep an AI-supported process under continuous human observation rather than checking only its final output — detecting drift, anomalies and unexpected behaviour, resisting automation bias, and intervening, overriding or halting the process where necessary. In higher education this operationalises the human oversight duty under Art. 14 of the EU AI Act.</w:t>
      </w:r>
    </w:p>
    <w:p>
      <w:pPr>
        <w:spacing w:after="160" w:line="276"/>
      </w:pPr>
      <w:r>
        <w:rPr>
          <w:rFonts w:ascii="Calibri" w:cs="Calibri" w:eastAsia="Calibri" w:hAnsi="Calibri"/>
          <w:i/>
          <w:iCs/>
          <w:color w:val="555555"/>
          <w:sz w:val="19"/>
          <w:szCs w:val="19"/>
        </w:rPr>
        <w:t xml:space="preserve">Die Fähigkeit, einen KI-gestützten Prozess unter fortlaufender menschlicher Beobachtung zu halten, statt nur das Endergebnis zu prüfen — Abweichungen, Anomalien und unerwartetes Verhalten zu erkennen, dem Automatisierungsbias zu widerstehen sowie einzugreifen, zu übersteuern oder den Prozess zu stoppen, wo erforderlich. Im Hochschulkontext operationalisiert dies die Pflicht zur menschlichen Aufsicht nach Art. 14 EU AI Act.</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Monitors AI-supported processes at defined checkpoints and recognises automation bias in oneself.</w:t>
            </w:r>
          </w:p>
          <w:p>
            <w:pPr>
              <w:spacing w:after="0" w:line="276"/>
            </w:pPr>
            <w:r>
              <w:rPr>
                <w:rFonts w:ascii="Calibri" w:cs="Calibri" w:eastAsia="Calibri" w:hAnsi="Calibri"/>
                <w:i/>
                <w:iCs/>
                <w:color w:val="666666"/>
                <w:sz w:val="17"/>
                <w:szCs w:val="17"/>
              </w:rPr>
              <w:t xml:space="preserve">Überwacht KI-gestützte Prozesse an definierten Prüfpunkten und erkennt Automatisierungsbias bei sich selbst.</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Implements human-accountable decision loops with documented intervention points.</w:t>
            </w:r>
          </w:p>
          <w:p>
            <w:pPr>
              <w:spacing w:after="0" w:line="276"/>
            </w:pPr>
            <w:r>
              <w:rPr>
                <w:rFonts w:ascii="Calibri" w:cs="Calibri" w:eastAsia="Calibri" w:hAnsi="Calibri"/>
                <w:i/>
                <w:iCs/>
                <w:color w:val="666666"/>
                <w:sz w:val="17"/>
                <w:szCs w:val="17"/>
              </w:rPr>
              <w:t xml:space="preserve">Implementiert menschlich verantwortete Entscheidungsschleifen mit dokumentierten Interventionspunkten.</w:t>
            </w:r>
          </w:p>
        </w:tc>
      </w:tr>
      <w:tr>
        <w:tc>
          <w:tcPr>
            <w:tcW w:type="dxa" w:w="1500"/>
            <w:tcMar>
              <w:top w:type="dxa" w:w="80"/>
              <w:left w:type="dxa" w:w="100"/>
              <w:bottom w:type="dxa" w:w="80"/>
              <w:right w:type="dxa" w:w="100"/>
            </w:tcMar>
          </w:tcPr>
          <w:p>
            <w:pPr>
              <w:spacing w:after="0" w:line="276"/>
            </w:pPr>
            <w:del w:id="9094" w:author="HT" w:date="2026-08-21T00:00:00Z">
              <w:r>
                <w:rPr>
                  <w:rFonts w:ascii="Calibri" w:cs="Calibri" w:eastAsia="Calibri" w:hAnsi="Calibri"/>
                  <w:b/>
                  <w:bCs/>
                  <w:color w:val="1A4A88"/>
                  <w:sz w:val="18"/>
                  <w:szCs w:val="18"/>
                </w:rPr>
                <w:delText xml:space="preserve">Expert</w:delText>
              </w:r>
            </w:del>
            <w:ins w:id="9095" w:author="HT" w:date="2026-08-21T00:00:00Z">
              <w:r>
                <w:rPr>
                  <w:rFonts w:ascii="Calibri" w:cs="Calibri" w:eastAsia="Calibri" w:hAnsi="Calibri"/>
                  <w:b/>
                  <w:bCs/>
                  <w:color w:val="1A4A88"/>
                  <w:sz w:val="18"/>
                  <w:szCs w:val="18"/>
                </w:rPr>
                <w:t xml:space="preserve">Advanced</w:t>
              </w:r>
            </w:ins>
          </w:p>
          <w:p>
            <w:pPr>
              <w:spacing w:after="0" w:line="276"/>
            </w:pPr>
            <w:del w:id="9032" w:author="HT" w:date="2026-08-21T00:00:00Z">
              <w:r>
                <w:rPr>
                  <w:rFonts w:ascii="Calibri" w:cs="Calibri" w:eastAsia="Calibri" w:hAnsi="Calibri"/>
                  <w:i/>
                  <w:iCs/>
                  <w:color w:val="888888"/>
                  <w:sz w:val="16"/>
                  <w:szCs w:val="16"/>
                </w:rPr>
                <w:delText xml:space="preserve">Expert:in</w:delText>
              </w:r>
            </w:del>
            <w:ins w:id="9033"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Designs and audits institutional oversight structures for AI systems in use.</w:t>
            </w:r>
          </w:p>
          <w:p>
            <w:pPr>
              <w:spacing w:after="0" w:line="276"/>
            </w:pPr>
            <w:r>
              <w:rPr>
                <w:rFonts w:ascii="Calibri" w:cs="Calibri" w:eastAsia="Calibri" w:hAnsi="Calibri"/>
                <w:i/>
                <w:iCs/>
                <w:color w:val="666666"/>
                <w:sz w:val="17"/>
                <w:szCs w:val="17"/>
              </w:rPr>
              <w:t xml:space="preserve">Entwirft und auditiert institutionelle Aufsichtsstrukturen für eingesetzte KI-Systeme.</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O1</w:t>
            </w:r>
          </w:p>
          <w:p>
            <w:pPr>
              <w:spacing w:after="0" w:line="276"/>
            </w:pPr>
            <w:r>
              <w:rPr>
                <w:rFonts w:ascii="Calibri" w:cs="Calibri" w:eastAsia="Calibri" w:hAnsi="Calibri"/>
                <w:color w:val="666666"/>
                <w:sz w:val="16"/>
                <w:szCs w:val="16"/>
              </w:rPr>
              <w:t xml:space="preserve">Own academic practice</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Keeps AI-supported processes under continuous observation rather than checking only the final output; resists automation bias.</w:t>
            </w:r>
          </w:p>
          <w:p>
            <w:pPr>
              <w:spacing w:after="0" w:line="276"/>
            </w:pPr>
            <w:r>
              <w:rPr>
                <w:rFonts w:ascii="Calibri" w:cs="Calibri" w:eastAsia="Calibri" w:hAnsi="Calibri"/>
                <w:i/>
                <w:iCs/>
                <w:color w:val="666666"/>
                <w:sz w:val="17"/>
                <w:szCs w:val="17"/>
              </w:rPr>
              <w:t xml:space="preserve">Hält KI-gestützte Prozesse unter fortlaufender Beobachtung, statt nur das Endergebnis zu prüfen, und widersteht dem Automatisierungsbias.</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OECD-M4 · UN-1.2</w:t>
            </w:r>
          </w:p>
          <w:p>
            <w:pPr>
              <w:spacing w:after="0" w:line="276"/>
            </w:pPr>
            <w:r>
              <w:rPr>
                <w:rFonts w:ascii="Calibri" w:cs="Calibri" w:eastAsia="Calibri" w:hAnsi="Calibri"/>
                <w:i/>
                <w:iCs/>
                <w:color w:val="8A3324"/>
                <w:sz w:val="16"/>
                <w:szCs w:val="16"/>
              </w:rPr>
              <w:t xml:space="preserve">bounded by Art. 14</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O3</w:t>
            </w:r>
          </w:p>
          <w:p>
            <w:pPr>
              <w:spacing w:after="0" w:line="276"/>
            </w:pPr>
            <w:r>
              <w:rPr>
                <w:rFonts w:ascii="Calibri" w:cs="Calibri" w:eastAsia="Calibri" w:hAnsi="Calibri"/>
                <w:color w:val="666666"/>
                <w:sz w:val="16"/>
                <w:szCs w:val="16"/>
              </w:rPr>
              <w:t xml:space="preserve">Teaching &amp; facilitation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Monitors adaptive scaffolding in-course, adjusts activity complexity in response to student answers, and uses AI-generated insight to adapt instruction.</w:t>
            </w:r>
          </w:p>
          <w:p>
            <w:pPr>
              <w:spacing w:after="0" w:line="276"/>
            </w:pPr>
            <w:r>
              <w:rPr>
                <w:rFonts w:ascii="Calibri" w:cs="Calibri" w:eastAsia="Calibri" w:hAnsi="Calibri"/>
                <w:i/>
                <w:iCs/>
                <w:color w:val="666666"/>
                <w:sz w:val="17"/>
                <w:szCs w:val="17"/>
              </w:rPr>
              <w:t xml:space="preserve">Überwacht adaptives Scaffolding im laufenden Semester, passt die Aufgabenkomplexität an studentische Antworten an und nutzt KI-generierte Erkenntnisse zur Anpassung der Lehre.</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OECD-M4 · Sun-C(Intermediate) · UN-4.2</w:t>
            </w:r>
          </w:p>
          <w:p>
            <w:pPr>
              <w:spacing w:after="0" w:line="276"/>
            </w:pPr>
            <w:r>
              <w:rPr>
                <w:rFonts w:ascii="Calibri" w:cs="Calibri" w:eastAsia="Calibri" w:hAnsi="Calibri"/>
                <w:i/>
                <w:iCs/>
                <w:color w:val="7A4F9E"/>
                <w:sz w:val="16"/>
                <w:szCs w:val="16"/>
              </w:rPr>
              <w:t xml:space="preserve">absorbs HET-T2 (v0.9)</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O4</w:t>
            </w:r>
          </w:p>
          <w:p>
            <w:pPr>
              <w:spacing w:after="0" w:line="276"/>
            </w:pPr>
            <w:r>
              <w:rPr>
                <w:rFonts w:ascii="Calibri" w:cs="Calibri" w:eastAsia="Calibri" w:hAnsi="Calibri"/>
                <w:color w:val="666666"/>
                <w:sz w:val="16"/>
                <w:szCs w:val="16"/>
              </w:rPr>
              <w:t xml:space="preserve">Assessment</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Structures assessment so that a human holds and can justify every consequential decision about a student, and enables students to run AI-enhanced peer and self-assessment with critical comparison of AI and human feedback.</w:t>
            </w:r>
          </w:p>
          <w:p>
            <w:pPr>
              <w:spacing w:after="0" w:line="276"/>
            </w:pPr>
            <w:r>
              <w:rPr>
                <w:rFonts w:ascii="Calibri" w:cs="Calibri" w:eastAsia="Calibri" w:hAnsi="Calibri"/>
                <w:i/>
                <w:iCs/>
                <w:color w:val="666666"/>
                <w:sz w:val="17"/>
                <w:szCs w:val="17"/>
              </w:rPr>
              <w:t xml:space="preserve">Strukturiert Prüfung so, dass ein Mensch jede folgenreiche Entscheidung über Studierende trägt und begründen kann, und befähigt Studierende zu KI-gestützter Peer- und Selbstbewertung mit kritischem Vergleich von KI- und Menschenfeedback.</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OECD-M4 · UN-1.2 · UN-4.2 · Sun-D(Advanced)</w:t>
            </w:r>
          </w:p>
          <w:p>
            <w:pPr>
              <w:spacing w:after="0" w:line="276"/>
            </w:pPr>
            <w:r>
              <w:rPr>
                <w:rFonts w:ascii="Calibri" w:cs="Calibri" w:eastAsia="Calibri" w:hAnsi="Calibri"/>
                <w:i/>
                <w:iCs/>
                <w:color w:val="7A4F9E"/>
                <w:sz w:val="16"/>
                <w:szCs w:val="16"/>
              </w:rPr>
              <w:t xml:space="preserve">absorbs HET-A3, HET-A4 (v0.9)</w:t>
            </w:r>
          </w:p>
          <w:p>
            <w:pPr>
              <w:spacing w:after="0" w:line="276"/>
            </w:pPr>
            <w:r>
              <w:rPr>
                <w:rFonts w:ascii="Calibri" w:cs="Calibri" w:eastAsia="Calibri" w:hAnsi="Calibri"/>
                <w:i/>
                <w:iCs/>
                <w:color w:val="8A3324"/>
                <w:sz w:val="16"/>
                <w:szCs w:val="16"/>
              </w:rPr>
              <w:t xml:space="preserve">bounded by Annex III §3(b)–(c); Arts. 14, 26(11); GDPR Art. 22</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p>
            <w:pPr>
              <w:spacing w:after="0" w:line="276"/>
            </w:pPr>
            <w:r>
              <w:rPr>
                <w:rFonts w:ascii="Calibri" w:cs="Calibri" w:eastAsia="Calibri" w:hAnsi="Calibri"/>
                <w:color w:val="666666"/>
                <w:sz w:val="16"/>
                <w:szCs w:val="16"/>
              </w:rPr>
              <w:t xml:space="preserve">Institution &amp; scholarship</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Designs and audits institutional oversight structures, including appeal procedures for AI-supported decisions.</w:t>
            </w:r>
          </w:p>
          <w:p>
            <w:pPr>
              <w:spacing w:after="0" w:line="276"/>
            </w:pPr>
            <w:r>
              <w:rPr>
                <w:rFonts w:ascii="Calibri" w:cs="Calibri" w:eastAsia="Calibri" w:hAnsi="Calibri"/>
                <w:i/>
                <w:iCs/>
                <w:color w:val="666666"/>
                <w:sz w:val="17"/>
                <w:szCs w:val="17"/>
              </w:rPr>
              <w:t xml:space="preserve">Entwirft und auditiert institutionelle Aufsichtsstrukturen einschließlich Widerspruchsverfahren für KI-gestützte Entscheidungen.</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OECD-M4 · ICT-A5.L3 · UN-5.3</w:t>
            </w:r>
          </w:p>
          <w:p>
            <w:pPr>
              <w:spacing w:after="0" w:line="276"/>
            </w:pPr>
            <w:r>
              <w:rPr>
                <w:rFonts w:ascii="Calibri" w:cs="Calibri" w:eastAsia="Calibri" w:hAnsi="Calibri"/>
                <w:i/>
                <w:iCs/>
                <w:color w:val="8A3324"/>
                <w:sz w:val="16"/>
                <w:szCs w:val="16"/>
              </w:rPr>
              <w:t xml:space="preserve">bounded by Arts. 26, 27</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42" w:author="HT" w:date="2026-08-21T00:00:00Z">
              <w:r>
                <w:rPr>
                  <w:rFonts w:ascii="Calibri" w:cs="Calibri" w:eastAsia="Calibri" w:hAnsi="Calibri"/>
                  <w:b/>
                  <w:bCs/>
                  <w:color w:val="1A4A88"/>
                  <w:sz w:val="18"/>
                  <w:szCs w:val="18"/>
                </w:rPr>
                <w:delText xml:space="preserve">Perspective (Sun et al., 2026)</w:delText>
              </w:r>
            </w:del>
            <w:ins w:id="9143"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Maintains oversight of AI-supported processes in own teaching, research and administration.</w:t>
            </w:r>
          </w:p>
          <w:p>
            <w:pPr>
              <w:spacing w:after="0" w:line="276"/>
            </w:pPr>
            <w:r>
              <w:rPr>
                <w:rFonts w:ascii="Calibri" w:cs="Calibri" w:eastAsia="Calibri" w:hAnsi="Calibri"/>
                <w:i/>
                <w:iCs/>
                <w:color w:val="666666"/>
                <w:sz w:val="17"/>
                <w:szCs w:val="17"/>
              </w:rPr>
              <w:t xml:space="preserve">Behält die Aufsicht über KI-gestützte Prozesse in eigener Lehre, Forschung und Verwaltung.</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Enables students to monitor and evaluate their own AI use throughout a problem-solving process.</w:t>
            </w:r>
          </w:p>
          <w:p>
            <w:pPr>
              <w:spacing w:after="0" w:line="276"/>
            </w:pPr>
            <w:r>
              <w:rPr>
                <w:rFonts w:ascii="Calibri" w:cs="Calibri" w:eastAsia="Calibri" w:hAnsi="Calibri"/>
                <w:i/>
                <w:iCs/>
                <w:color w:val="666666"/>
                <w:sz w:val="17"/>
                <w:szCs w:val="17"/>
              </w:rPr>
              <w:t xml:space="preserve">Befähigt Studierende, ihre eigene KI-Nutzung über den gesamten Problemlöseprozess hinweg zu überwachen und zu bewerten.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OECD-M4 retained; anchored in UNESCO 1.2 (Human Accountability, explicitly framed there as a legal obligation) and bounded by EU AI Act Art. 14, which is a constraint on this competence rather than a competence in its own right.</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OECD-M4 übernommen; verankert in UNESCO 1.2 (Human Accountability, dort ausdrücklich als rechtliche Verpflichtung gefasst) und begrenzt durch Art. 14 EU AI Act, der eine Randbedingung dieser Kompetenz und keine eigene Kompetenz darstellt.</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OECD-M4 · UN-1.2 · DCE-4.2 · ICT-A5.L2</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KK-B3, KK-B6</w:t>
      </w:r>
    </w:p>
    <w:p>
      <w:pPr>
        <w:shd w:fill="EAF1F9" w:color="auto" w:val="clear"/>
        <w:spacing w:after="180" w:before="300"/>
      </w:pPr>
      <w:r>
        <w:rPr>
          <w:rFonts w:ascii="Calibri" w:cs="Calibri" w:eastAsia="Calibri" w:hAnsi="Calibri"/>
          <w:b/>
          <w:bCs/>
          <w:color w:val="1A4A88"/>
          <w:sz w:val="24"/>
          <w:szCs w:val="24"/>
        </w:rPr>
        <w:t xml:space="preserve">Domain D4 · Shape AI</w:t>
      </w:r>
    </w:p>
    <w:p>
      <w:pPr>
        <w:pStyle w:val="Heading2"/>
        <w:pageBreakBefore/>
        <w:spacing w:after="140" w:before="280"/>
      </w:pPr>
      <w:r>
        <w:rPr>
          <w:rFonts w:ascii="Calibri" w:cs="Calibri" w:eastAsia="Calibri" w:hAnsi="Calibri"/>
        </w:rPr>
        <w:t xml:space="preserve">4.4 · D4 — Shape AI</w:t>
      </w:r>
    </w:p>
    <w:p>
      <w:pPr>
        <w:spacing w:after="60" w:line="276"/>
      </w:pPr>
      <w:r>
        <w:rPr>
          <w:rFonts w:ascii="Calibri" w:cs="Calibri" w:eastAsia="Calibri" w:hAnsi="Calibri"/>
          <w:b/>
          <w:bCs/>
          <w:i/>
          <w:iCs/>
          <w:color w:val="555555"/>
          <w:sz w:val="21"/>
          <w:szCs w:val="21"/>
        </w:rPr>
        <w:t xml:space="preserve">KI aktiv mitgestalten</w:t>
      </w:r>
    </w:p>
    <w:p>
      <w:pPr>
        <w:spacing w:after="140" w:line="276"/>
      </w:pPr>
      <w:r>
        <w:rPr>
          <w:rFonts w:ascii="Calibri" w:cs="Calibri" w:eastAsia="Calibri" w:hAnsi="Calibri"/>
          <w:i/>
          <w:iCs/>
          <w:sz w:val="20"/>
          <w:szCs w:val="20"/>
        </w:rPr>
        <w:t xml:space="preserve">Investigating, evaluating and improving the AI systems the institution deploys</w:t>
      </w:r>
    </w:p>
    <w:p>
      <w:pPr>
        <w:spacing w:after="120" w:line="276"/>
      </w:pPr>
      <w:r>
        <w:rPr>
          <w:rFonts w:ascii="Calibri" w:cs="Calibri" w:eastAsia="Calibri" w:hAnsi="Calibri"/>
          <w:sz w:val="21"/>
          <w:szCs w:val="21"/>
        </w:rPr>
        <w:t xml:space="preserve">The culminating domain, </w:t>
      </w:r>
      <w:del w:id="9052" w:author="HT" w:date="2026-08-21T00:00:00Z">
        <w:r>
          <w:rPr>
            <w:rFonts w:ascii="Calibri" w:cs="Calibri" w:eastAsia="Calibri" w:hAnsi="Calibri"/>
            <w:sz w:val="21"/>
            <w:szCs w:val="21"/>
          </w:rPr>
          <w:delText xml:space="preserve">reached in higher education mainly at Applied and Expert level</w:delText>
        </w:r>
      </w:del>
      <w:ins w:id="9053" w:author="HT" w:date="2026-08-21T00:00:00Z">
        <w:r>
          <w:rPr>
            <w:rFonts w:ascii="Calibri" w:cs="Calibri" w:eastAsia="Calibri" w:hAnsi="Calibri"/>
            <w:sz w:val="21"/>
            <w:szCs w:val="21"/>
          </w:rPr>
          <w:t xml:space="preserve">reached in higher education mainly at Applied and Advanced level</w:t>
        </w:r>
      </w:ins>
      <w:r>
        <w:rPr>
          <w:rFonts w:ascii="Calibri" w:cs="Calibri" w:eastAsia="Calibri" w:hAnsi="Calibri"/>
          <w:sz w:val="21"/>
          <w:szCs w:val="21"/>
        </w:rPr>
        <w:t xml:space="preserve">. It is strengthened here in two respects flagged as weak in the criteria catalogue: data as an object of analysis (HET-S3) and sociotechnical participation (HET-S4).</w:t>
      </w:r>
    </w:p>
    <w:p>
      <w:pPr>
        <w:spacing w:after="200" w:line="276"/>
      </w:pPr>
      <w:r>
        <w:rPr>
          <w:rFonts w:ascii="Calibri" w:cs="Calibri" w:eastAsia="Calibri" w:hAnsi="Calibri"/>
          <w:b/>
          <w:bCs/>
          <w:sz w:val="18"/>
          <w:szCs w:val="18"/>
        </w:rPr>
        <w:t xml:space="preserve">Structural source: </w:t>
      </w:r>
      <w:r>
        <w:rPr>
          <w:rFonts w:ascii="Calibri" w:cs="Calibri" w:eastAsia="Calibri" w:hAnsi="Calibri"/>
          <w:sz w:val="18"/>
          <w:szCs w:val="18"/>
        </w:rPr>
        <w:t xml:space="preserve">OECD/EU AILit (2026), Shape AI — all 4 competences retained</w:t>
      </w:r>
    </w:p>
    <w:p>
      <w:pPr>
        <w:pStyle w:val="Heading3"/>
        <w:spacing w:after="60" w:before="240"/>
      </w:pPr>
      <w:r>
        <w:rPr>
          <w:rFonts w:ascii="Calibri" w:cs="Calibri" w:eastAsia="Calibri" w:hAnsi="Calibri"/>
        </w:rPr>
        <w:t xml:space="preserve">HET-S1 — Investigate how an AI system is intended to work, whom it is designed for, and what its limits are</w:t>
      </w:r>
    </w:p>
    <w:p>
      <w:pPr>
        <w:spacing w:after="120" w:line="276"/>
      </w:pPr>
      <w:r>
        <w:rPr>
          <w:rFonts w:ascii="Calibri" w:cs="Calibri" w:eastAsia="Calibri" w:hAnsi="Calibri"/>
          <w:b/>
          <w:bCs/>
          <w:i/>
          <w:iCs/>
          <w:color w:val="555555"/>
          <w:sz w:val="20"/>
          <w:szCs w:val="20"/>
        </w:rPr>
        <w:t xml:space="preserve">Untersuchen, wie ein KI-System funktionieren soll, für wen es entworfen ist und wo seine Grenzen liegen</w:t>
      </w:r>
    </w:p>
    <w:p>
      <w:pPr>
        <w:spacing w:after="120" w:line="276"/>
      </w:pPr>
      <w:r>
        <w:rPr>
          <w:rFonts w:ascii="Calibri" w:cs="Calibri" w:eastAsia="Calibri" w:hAnsi="Calibri"/>
          <w:sz w:val="21"/>
          <w:szCs w:val="21"/>
        </w:rPr>
        <w:t xml:space="preserve">The capacity to conduct a due-diligence investigation of an AI system before it is used in teaching, research or administration — examining its stated purpose, its intended user group, its training and evaluation basis, its documented limitations and the fit between its design assumptions and the institution's student body.</w:t>
      </w:r>
    </w:p>
    <w:p>
      <w:pPr>
        <w:spacing w:after="160" w:line="276"/>
      </w:pPr>
      <w:r>
        <w:rPr>
          <w:rFonts w:ascii="Calibri" w:cs="Calibri" w:eastAsia="Calibri" w:hAnsi="Calibri"/>
          <w:i/>
          <w:iCs/>
          <w:color w:val="555555"/>
          <w:sz w:val="19"/>
          <w:szCs w:val="19"/>
        </w:rPr>
        <w:t xml:space="preserve">Die Fähigkeit, ein KI-System vor dem Einsatz in Lehre, Forschung oder Verwaltung einer Due-Diligence-Prüfung zu unterziehen — hinsichtlich des ausgewiesenen Zwecks, der vorgesehenen Nutzendengruppe, der Trainings- und Evaluationsgrundlage, der dokumentierten Grenzen sowie </w:t>
      </w:r>
      <w:del w:id="9214" w:author="HT" w:date="2026-08-21T00:00:00Z">
        <w:r>
          <w:rPr>
            <w:rFonts w:ascii="Calibri" w:cs="Calibri" w:eastAsia="Calibri" w:hAnsi="Calibri"/>
            <w:i/>
            <w:iCs/>
            <w:color w:val="555555"/>
            <w:sz w:val="19"/>
            <w:szCs w:val="19"/>
          </w:rPr>
          <w:delText xml:space="preserve">der Passung zwischen Designannahmen und der Studierendenschaft der Institution</w:delText>
        </w:r>
      </w:del>
      <w:ins w:id="9215" w:author="HT" w:date="2026-08-21T00:00:00Z">
        <w:r>
          <w:rPr>
            <w:rFonts w:ascii="Calibri" w:cs="Calibri" w:eastAsia="Calibri" w:hAnsi="Calibri"/>
            <w:i/>
            <w:iCs/>
            <w:color w:val="555555"/>
            <w:sz w:val="19"/>
            <w:szCs w:val="19"/>
          </w:rPr>
          <w:t xml:space="preserve">der Passung zwischen den zugrunde liegenden Gestaltungsannahmen und der Studierendenschaft der Institution</w:t>
        </w:r>
      </w:ins>
      <w:r>
        <w:rPr>
          <w:rFonts w:ascii="Calibri" w:cs="Calibri" w:eastAsia="Calibri" w:hAnsi="Calibri"/>
          <w:i/>
          <w:iCs/>
          <w:color w:val="555555"/>
          <w:sz w:val="19"/>
          <w:szCs w:val="19"/>
        </w:rPr>
        <w:t xml:space="preserv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Reads and understands the documentation, terms of use and stated limitations of a system.</w:t>
            </w:r>
          </w:p>
          <w:p>
            <w:pPr>
              <w:spacing w:after="0" w:line="276"/>
            </w:pPr>
            <w:r>
              <w:rPr>
                <w:rFonts w:ascii="Calibri" w:cs="Calibri" w:eastAsia="Calibri" w:hAnsi="Calibri"/>
                <w:i/>
                <w:iCs/>
                <w:color w:val="666666"/>
                <w:sz w:val="17"/>
                <w:szCs w:val="17"/>
              </w:rPr>
              <w:t xml:space="preserve">Liest und versteht Dokumentation, Nutzungsbedingungen und ausgewiesene Grenzen eines Systems.</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Conducts a structured due-diligence review before deploying a system in teaching.</w:t>
            </w:r>
          </w:p>
          <w:p>
            <w:pPr>
              <w:spacing w:after="0" w:line="276"/>
            </w:pPr>
            <w:r>
              <w:rPr>
                <w:rFonts w:ascii="Calibri" w:cs="Calibri" w:eastAsia="Calibri" w:hAnsi="Calibri"/>
                <w:i/>
                <w:iCs/>
                <w:color w:val="666666"/>
                <w:sz w:val="17"/>
                <w:szCs w:val="17"/>
              </w:rPr>
              <w:t xml:space="preserve">Führt vor dem Einsatz eines Systems in der Lehre eine strukturierte Due-Diligence-Prüfung durch.</w:t>
            </w:r>
          </w:p>
        </w:tc>
      </w:tr>
      <w:tr>
        <w:tc>
          <w:tcPr>
            <w:tcW w:type="dxa" w:w="1500"/>
            <w:tcMar>
              <w:top w:type="dxa" w:w="80"/>
              <w:left w:type="dxa" w:w="100"/>
              <w:bottom w:type="dxa" w:w="80"/>
              <w:right w:type="dxa" w:w="100"/>
            </w:tcMar>
          </w:tcPr>
          <w:p>
            <w:pPr>
              <w:spacing w:after="0" w:line="276"/>
            </w:pPr>
            <w:del w:id="9096" w:author="HT" w:date="2026-08-21T00:00:00Z">
              <w:r>
                <w:rPr>
                  <w:rFonts w:ascii="Calibri" w:cs="Calibri" w:eastAsia="Calibri" w:hAnsi="Calibri"/>
                  <w:b/>
                  <w:bCs/>
                  <w:color w:val="1A4A88"/>
                  <w:sz w:val="18"/>
                  <w:szCs w:val="18"/>
                </w:rPr>
                <w:delText xml:space="preserve">Expert</w:delText>
              </w:r>
            </w:del>
            <w:ins w:id="9097" w:author="HT" w:date="2026-08-21T00:00:00Z">
              <w:r>
                <w:rPr>
                  <w:rFonts w:ascii="Calibri" w:cs="Calibri" w:eastAsia="Calibri" w:hAnsi="Calibri"/>
                  <w:b/>
                  <w:bCs/>
                  <w:color w:val="1A4A88"/>
                  <w:sz w:val="18"/>
                  <w:szCs w:val="18"/>
                </w:rPr>
                <w:t xml:space="preserve">Advanced</w:t>
              </w:r>
            </w:ins>
          </w:p>
          <w:p>
            <w:pPr>
              <w:spacing w:after="0" w:line="276"/>
            </w:pPr>
            <w:del w:id="9034" w:author="HT" w:date="2026-08-21T00:00:00Z">
              <w:r>
                <w:rPr>
                  <w:rFonts w:ascii="Calibri" w:cs="Calibri" w:eastAsia="Calibri" w:hAnsi="Calibri"/>
                  <w:i/>
                  <w:iCs/>
                  <w:color w:val="888888"/>
                  <w:sz w:val="16"/>
                  <w:szCs w:val="16"/>
                </w:rPr>
                <w:delText xml:space="preserve">Expert:in</w:delText>
              </w:r>
            </w:del>
            <w:ins w:id="9035"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Leads or contributes to institutional review procedures, including input to fundamental rights impact assessments.</w:t>
            </w:r>
          </w:p>
          <w:p>
            <w:pPr>
              <w:spacing w:after="0" w:line="276"/>
            </w:pPr>
            <w:r>
              <w:rPr>
                <w:rFonts w:ascii="Calibri" w:cs="Calibri" w:eastAsia="Calibri" w:hAnsi="Calibri"/>
                <w:i/>
                <w:iCs/>
                <w:color w:val="666666"/>
                <w:sz w:val="17"/>
                <w:szCs w:val="17"/>
              </w:rPr>
              <w:t xml:space="preserve">Leitet institutionelle Prüfverfahren oder wirkt daran mit, einschließlich Zuarbeit zu Grundrechte-Folgenabschätzungen.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O2</w:t>
            </w:r>
          </w:p>
          <w:p>
            <w:pPr>
              <w:spacing w:after="0" w:line="276"/>
            </w:pPr>
            <w:r>
              <w:rPr>
                <w:rFonts w:ascii="Calibri" w:cs="Calibri" w:eastAsia="Calibri" w:hAnsi="Calibri"/>
                <w:color w:val="666666"/>
                <w:sz w:val="16"/>
                <w:szCs w:val="16"/>
              </w:rPr>
              <w:t xml:space="preserve">Curriculum &amp; learning design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Reads documentation, terms of use and stated limits of a system before it is written into a module design.</w:t>
            </w:r>
          </w:p>
          <w:p>
            <w:pPr>
              <w:spacing w:after="0" w:line="276"/>
            </w:pPr>
            <w:r>
              <w:rPr>
                <w:rFonts w:ascii="Calibri" w:cs="Calibri" w:eastAsia="Calibri" w:hAnsi="Calibri"/>
                <w:i/>
                <w:iCs/>
                <w:color w:val="666666"/>
                <w:sz w:val="17"/>
                <w:szCs w:val="17"/>
              </w:rPr>
              <w:t xml:space="preserve">Liest Dokumentation, Nutzungsbedingungen und ausgewiesene Grenzen eines Systems, bevor es in ein Moduldesign aufgenommen wird.</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OECD-S1 · LM-5</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O4</w:t>
            </w:r>
          </w:p>
          <w:p>
            <w:pPr>
              <w:spacing w:after="0" w:line="276"/>
            </w:pPr>
            <w:r>
              <w:rPr>
                <w:rFonts w:ascii="Calibri" w:cs="Calibri" w:eastAsia="Calibri" w:hAnsi="Calibri"/>
                <w:color w:val="666666"/>
                <w:sz w:val="16"/>
                <w:szCs w:val="16"/>
              </w:rPr>
              <w:t xml:space="preserve">Assessment</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Conducts due diligence on assessment and proctoring systems before deployment, given their high-risk classification.</w:t>
            </w:r>
          </w:p>
          <w:p>
            <w:pPr>
              <w:spacing w:after="0" w:line="276"/>
            </w:pPr>
            <w:r>
              <w:rPr>
                <w:rFonts w:ascii="Calibri" w:cs="Calibri" w:eastAsia="Calibri" w:hAnsi="Calibri"/>
                <w:i/>
                <w:iCs/>
                <w:color w:val="666666"/>
                <w:sz w:val="17"/>
                <w:szCs w:val="17"/>
              </w:rPr>
              <w:t xml:space="preserve">Führt vor dem Einsatz eine Due-Diligence-Prüfung von Prüfungs- und Aufsichtssystemen durch, angesichts deren Hochrisiko-Einstufung.</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OECD-S1 · UN-3.2</w:t>
            </w:r>
          </w:p>
          <w:p>
            <w:pPr>
              <w:spacing w:after="0" w:line="276"/>
            </w:pPr>
            <w:r>
              <w:rPr>
                <w:rFonts w:ascii="Calibri" w:cs="Calibri" w:eastAsia="Calibri" w:hAnsi="Calibri"/>
                <w:i/>
                <w:iCs/>
                <w:color w:val="8A3324"/>
                <w:sz w:val="16"/>
                <w:szCs w:val="16"/>
              </w:rPr>
              <w:t xml:space="preserve">bounded by Annex III §3(a)–(d); Art. 26</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p>
            <w:pPr>
              <w:spacing w:after="0" w:line="276"/>
            </w:pPr>
            <w:r>
              <w:rPr>
                <w:rFonts w:ascii="Calibri" w:cs="Calibri" w:eastAsia="Calibri" w:hAnsi="Calibri"/>
                <w:color w:val="666666"/>
                <w:sz w:val="16"/>
                <w:szCs w:val="16"/>
              </w:rPr>
              <w:t xml:space="preserve">Institution &amp; scholarship</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Contributes system investigations to institutional review procedures, including input to fundamental rights impact assessments.</w:t>
            </w:r>
          </w:p>
          <w:p>
            <w:pPr>
              <w:spacing w:after="0" w:line="276"/>
            </w:pPr>
            <w:r>
              <w:rPr>
                <w:rFonts w:ascii="Calibri" w:cs="Calibri" w:eastAsia="Calibri" w:hAnsi="Calibri"/>
                <w:i/>
                <w:iCs/>
                <w:color w:val="666666"/>
                <w:sz w:val="17"/>
                <w:szCs w:val="17"/>
              </w:rPr>
              <w:t xml:space="preserve">Bringt Systemuntersuchungen in institutionelle Prüfverfahren ein, einschließlich Zuarbeit zu Grundrechte-Folgenabschätzungen.</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OECD-S1 · LM-10 · UN-3.2</w:t>
            </w:r>
          </w:p>
          <w:p>
            <w:pPr>
              <w:spacing w:after="0" w:line="276"/>
            </w:pPr>
            <w:r>
              <w:rPr>
                <w:rFonts w:ascii="Calibri" w:cs="Calibri" w:eastAsia="Calibri" w:hAnsi="Calibri"/>
                <w:i/>
                <w:iCs/>
                <w:color w:val="8A3324"/>
                <w:sz w:val="16"/>
                <w:szCs w:val="16"/>
              </w:rPr>
              <w:t xml:space="preserve">bounded by Art. 27 (FRIA)</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44" w:author="HT" w:date="2026-08-21T00:00:00Z">
              <w:r>
                <w:rPr>
                  <w:rFonts w:ascii="Calibri" w:cs="Calibri" w:eastAsia="Calibri" w:hAnsi="Calibri"/>
                  <w:b/>
                  <w:bCs/>
                  <w:color w:val="1A4A88"/>
                  <w:sz w:val="18"/>
                  <w:szCs w:val="18"/>
                </w:rPr>
                <w:delText xml:space="preserve">Perspective (Sun et al., 2026)</w:delText>
              </w:r>
            </w:del>
            <w:ins w:id="9145"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Reviews systems before adoption rather than after problems arise.</w:t>
            </w:r>
          </w:p>
          <w:p>
            <w:pPr>
              <w:spacing w:after="0" w:line="276"/>
            </w:pPr>
            <w:r>
              <w:rPr>
                <w:rFonts w:ascii="Calibri" w:cs="Calibri" w:eastAsia="Calibri" w:hAnsi="Calibri"/>
                <w:i/>
                <w:iCs/>
                <w:color w:val="666666"/>
                <w:sz w:val="17"/>
                <w:szCs w:val="17"/>
              </w:rPr>
              <w:t xml:space="preserve">Prüft Systeme vor der Einführung statt erst nach dem Auftreten von Problemen.</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Enables students to investigate the design assumptions of the AI systems they use.</w:t>
            </w:r>
          </w:p>
          <w:p>
            <w:pPr>
              <w:spacing w:after="0" w:line="276"/>
            </w:pPr>
            <w:r>
              <w:rPr>
                <w:rFonts w:ascii="Calibri" w:cs="Calibri" w:eastAsia="Calibri" w:hAnsi="Calibri"/>
                <w:i/>
                <w:iCs/>
                <w:color w:val="666666"/>
                <w:sz w:val="17"/>
                <w:szCs w:val="17"/>
              </w:rPr>
              <w:t xml:space="preserve">Befähigt Studierende, </w:t>
            </w:r>
            <w:del w:id="9216" w:author="HT" w:date="2026-08-21T00:00:00Z">
              <w:r>
                <w:rPr>
                  <w:rFonts w:ascii="Calibri" w:cs="Calibri" w:eastAsia="Calibri" w:hAnsi="Calibri"/>
                  <w:i/>
                  <w:iCs/>
                  <w:color w:val="666666"/>
                  <w:sz w:val="17"/>
                  <w:szCs w:val="17"/>
                </w:rPr>
                <w:delText xml:space="preserve">die Designannahmen der von ihnen genutzten KI-Systeme</w:delText>
              </w:r>
            </w:del>
            <w:ins w:id="9217" w:author="HT" w:date="2026-08-21T00:00:00Z">
              <w:r>
                <w:rPr>
                  <w:rFonts w:ascii="Calibri" w:cs="Calibri" w:eastAsia="Calibri" w:hAnsi="Calibri"/>
                  <w:i/>
                  <w:iCs/>
                  <w:color w:val="666666"/>
                  <w:sz w:val="17"/>
                  <w:szCs w:val="17"/>
                </w:rPr>
                <w:t xml:space="preserve">die Gestaltungsannahmen der von ihnen genutzten KI-Systeme</w:t>
              </w:r>
            </w:ins>
            <w:r>
              <w:rPr>
                <w:rFonts w:ascii="Calibri" w:cs="Calibri" w:eastAsia="Calibri" w:hAnsi="Calibri"/>
                <w:i/>
                <w:iCs/>
                <w:color w:val="666666"/>
                <w:sz w:val="17"/>
                <w:szCs w:val="17"/>
              </w:rPr>
              <w:t xml:space="preserve"> zu untersuchen.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OECD-S1 retained; supported by UNESCO 3.2 (critically assessing ethics by design) and Long &amp; Magerko LM-5/LM-10. Art. 27 (FRIA) applies as a legal duty for public bodies and bounds the </w:t>
      </w:r>
      <w:del w:id="9098" w:author="HT" w:date="2026-08-21T00:00:00Z">
        <w:r>
          <w:rPr>
            <w:rFonts w:ascii="Calibri" w:cs="Calibri" w:eastAsia="Calibri" w:hAnsi="Calibri"/>
            <w:sz w:val="19"/>
            <w:szCs w:val="19"/>
          </w:rPr>
          <w:delText xml:space="preserve">Expert</w:delText>
        </w:r>
      </w:del>
      <w:ins w:id="9099" w:author="HT" w:date="2026-08-21T00:00:00Z">
        <w:r>
          <w:rPr>
            <w:rFonts w:ascii="Calibri" w:cs="Calibri" w:eastAsia="Calibri" w:hAnsi="Calibri"/>
            <w:sz w:val="19"/>
            <w:szCs w:val="19"/>
          </w:rPr>
          <w:t xml:space="preserve">Advanced</w:t>
        </w:r>
      </w:ins>
      <w:r>
        <w:rPr>
          <w:rFonts w:ascii="Calibri" w:cs="Calibri" w:eastAsia="Calibri" w:hAnsi="Calibri"/>
          <w:sz w:val="19"/>
          <w:szCs w:val="19"/>
        </w:rPr>
        <w:t xml:space="preserve"> level.</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OECD-S1 übernommen; gestützt durch UNESCO 3.2 (kritische Prüfung von Ethics by Design) und Long &amp; Magerko LM-5/LM-10. Art. 27 (Grundrechte-Folgenabschätzung) gilt als Rechtspflicht öffentlicher Stellen und begrenzt die </w:t>
      </w:r>
      <w:del w:id="9100" w:author="HT" w:date="2026-08-21T00:00:00Z">
        <w:r>
          <w:rPr>
            <w:rFonts w:ascii="Calibri" w:cs="Calibri" w:eastAsia="Calibri" w:hAnsi="Calibri"/>
            <w:i/>
            <w:iCs/>
            <w:color w:val="666666"/>
            <w:sz w:val="18"/>
            <w:szCs w:val="18"/>
          </w:rPr>
          <w:delText xml:space="preserve">Expert</w:delText>
        </w:r>
      </w:del>
      <w:ins w:id="9101" w:author="HT" w:date="2026-08-21T00:00:00Z">
        <w:r>
          <w:rPr>
            <w:rFonts w:ascii="Calibri" w:cs="Calibri" w:eastAsia="Calibri" w:hAnsi="Calibri"/>
            <w:i/>
            <w:iCs/>
            <w:color w:val="666666"/>
            <w:sz w:val="18"/>
            <w:szCs w:val="18"/>
          </w:rPr>
          <w:t xml:space="preserve">Advanced</w:t>
        </w:r>
      </w:ins>
      <w:r>
        <w:rPr>
          <w:rFonts w:ascii="Calibri" w:cs="Calibri" w:eastAsia="Calibri" w:hAnsi="Calibri"/>
          <w:i/>
          <w:iCs/>
          <w:color w:val="666666"/>
          <w:sz w:val="18"/>
          <w:szCs w:val="18"/>
        </w:rPr>
        <w:t xml:space="preserve">-Stufe.</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OECD-S1 · LM-5 · LM-10 · UN-3.2</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KK-B1, KK-B9</w:t>
      </w:r>
    </w:p>
    <w:p>
      <w:pPr>
        <w:pStyle w:val="Heading3"/>
        <w:spacing w:after="60" w:before="240"/>
      </w:pPr>
      <w:r>
        <w:rPr>
          <w:rFonts w:ascii="Calibri" w:cs="Calibri" w:eastAsia="Calibri" w:hAnsi="Calibri"/>
        </w:rPr>
        <w:t xml:space="preserve">HET-S2 — Evaluate AI systems using defined outcomes, test cases and user feedback</w:t>
      </w:r>
    </w:p>
    <w:p>
      <w:pPr>
        <w:spacing w:after="120" w:line="276"/>
      </w:pPr>
      <w:r>
        <w:rPr>
          <w:rFonts w:ascii="Calibri" w:cs="Calibri" w:eastAsia="Calibri" w:hAnsi="Calibri"/>
          <w:b/>
          <w:bCs/>
          <w:i/>
          <w:iCs/>
          <w:color w:val="555555"/>
          <w:sz w:val="20"/>
          <w:szCs w:val="20"/>
        </w:rPr>
        <w:t xml:space="preserve">KI-Systeme anhand definierter Zielgrößen, Testfälle und Nutzendenrückmeldungen evaluieren</w:t>
      </w:r>
    </w:p>
    <w:p>
      <w:pPr>
        <w:spacing w:after="120" w:line="276"/>
      </w:pPr>
      <w:r>
        <w:rPr>
          <w:rFonts w:ascii="Calibri" w:cs="Calibri" w:eastAsia="Calibri" w:hAnsi="Calibri"/>
          <w:sz w:val="21"/>
          <w:szCs w:val="21"/>
        </w:rPr>
        <w:t xml:space="preserve">The capacity to design and carry out an empirical evaluation of an AI system in its actual context of use — defining what a good outcome would be, constructing test cases including edge cases for disadvantaged groups, gathering user feedback from students and staff, and drawing a defensible conclusion about continued use.</w:t>
      </w:r>
    </w:p>
    <w:p>
      <w:pPr>
        <w:spacing w:after="160" w:line="276"/>
      </w:pPr>
      <w:r>
        <w:rPr>
          <w:rFonts w:ascii="Calibri" w:cs="Calibri" w:eastAsia="Calibri" w:hAnsi="Calibri"/>
          <w:i/>
          <w:iCs/>
          <w:color w:val="555555"/>
          <w:sz w:val="19"/>
          <w:szCs w:val="19"/>
        </w:rPr>
        <w:t xml:space="preserve">Die Fähigkeit, eine empirische Evaluation eines KI-Systems in seinem tatsächlichen Einsatzkontext zu konzipieren und durchzuführen — mit Definition eines guten Ergebnisses, Konstruktion von Testfällen einschließlich Grenzfällen für benachteiligte Gruppen, Erhebung von Rückmeldungen Studierender und Beschäftigter sowie einer begründbaren Entscheidung über die Weiternutzung.</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Systematically tests a system against own cases before regular use.</w:t>
            </w:r>
          </w:p>
          <w:p>
            <w:pPr>
              <w:spacing w:after="0" w:line="276"/>
            </w:pPr>
            <w:r>
              <w:rPr>
                <w:rFonts w:ascii="Calibri" w:cs="Calibri" w:eastAsia="Calibri" w:hAnsi="Calibri"/>
                <w:i/>
                <w:iCs/>
                <w:color w:val="666666"/>
                <w:sz w:val="17"/>
                <w:szCs w:val="17"/>
              </w:rPr>
              <w:t xml:space="preserve">Testet ein System vor der regulären Nutzung systematisch an eigenen Fällen.</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Designs pilot evaluations with defined criteria and collects structured user feedback.</w:t>
            </w:r>
          </w:p>
          <w:p>
            <w:pPr>
              <w:spacing w:after="0" w:line="276"/>
            </w:pPr>
            <w:r>
              <w:rPr>
                <w:rFonts w:ascii="Calibri" w:cs="Calibri" w:eastAsia="Calibri" w:hAnsi="Calibri"/>
                <w:i/>
                <w:iCs/>
                <w:color w:val="666666"/>
                <w:sz w:val="17"/>
                <w:szCs w:val="17"/>
              </w:rPr>
              <w:t xml:space="preserve">Konzipiert Pilotevaluationen mit definierten Kriterien und erhebt strukturiertes Nutzendenfeedback.</w:t>
            </w:r>
          </w:p>
        </w:tc>
      </w:tr>
      <w:tr>
        <w:tc>
          <w:tcPr>
            <w:tcW w:type="dxa" w:w="1500"/>
            <w:tcMar>
              <w:top w:type="dxa" w:w="80"/>
              <w:left w:type="dxa" w:w="100"/>
              <w:bottom w:type="dxa" w:w="80"/>
              <w:right w:type="dxa" w:w="100"/>
            </w:tcMar>
          </w:tcPr>
          <w:p>
            <w:pPr>
              <w:spacing w:after="0" w:line="276"/>
            </w:pPr>
            <w:del w:id="9102" w:author="HT" w:date="2026-08-21T00:00:00Z">
              <w:r>
                <w:rPr>
                  <w:rFonts w:ascii="Calibri" w:cs="Calibri" w:eastAsia="Calibri" w:hAnsi="Calibri"/>
                  <w:b/>
                  <w:bCs/>
                  <w:color w:val="1A4A88"/>
                  <w:sz w:val="18"/>
                  <w:szCs w:val="18"/>
                </w:rPr>
                <w:delText xml:space="preserve">Expert</w:delText>
              </w:r>
            </w:del>
            <w:ins w:id="9103" w:author="HT" w:date="2026-08-21T00:00:00Z">
              <w:r>
                <w:rPr>
                  <w:rFonts w:ascii="Calibri" w:cs="Calibri" w:eastAsia="Calibri" w:hAnsi="Calibri"/>
                  <w:b/>
                  <w:bCs/>
                  <w:color w:val="1A4A88"/>
                  <w:sz w:val="18"/>
                  <w:szCs w:val="18"/>
                </w:rPr>
                <w:t xml:space="preserve">Advanced</w:t>
              </w:r>
            </w:ins>
          </w:p>
          <w:p>
            <w:pPr>
              <w:spacing w:after="0" w:line="276"/>
            </w:pPr>
            <w:del w:id="9036" w:author="HT" w:date="2026-08-21T00:00:00Z">
              <w:r>
                <w:rPr>
                  <w:rFonts w:ascii="Calibri" w:cs="Calibri" w:eastAsia="Calibri" w:hAnsi="Calibri"/>
                  <w:i/>
                  <w:iCs/>
                  <w:color w:val="888888"/>
                  <w:sz w:val="16"/>
                  <w:szCs w:val="16"/>
                </w:rPr>
                <w:delText xml:space="preserve">Expert:in</w:delText>
              </w:r>
            </w:del>
            <w:ins w:id="9037"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Leads institutional evaluation and audit processes, including learning analytics audits.</w:t>
            </w:r>
          </w:p>
          <w:p>
            <w:pPr>
              <w:spacing w:after="0" w:line="276"/>
            </w:pPr>
            <w:r>
              <w:rPr>
                <w:rFonts w:ascii="Calibri" w:cs="Calibri" w:eastAsia="Calibri" w:hAnsi="Calibri"/>
                <w:i/>
                <w:iCs/>
                <w:color w:val="666666"/>
                <w:sz w:val="17"/>
                <w:szCs w:val="17"/>
              </w:rPr>
              <w:t xml:space="preserve">Leitet institutionelle Evaluations- und Auditprozesse, einschließlich Learning-Analytics-Audits.</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O3</w:t>
            </w:r>
          </w:p>
          <w:p>
            <w:pPr>
              <w:spacing w:after="0" w:line="276"/>
            </w:pPr>
            <w:r>
              <w:rPr>
                <w:rFonts w:ascii="Calibri" w:cs="Calibri" w:eastAsia="Calibri" w:hAnsi="Calibri"/>
                <w:color w:val="666666"/>
                <w:sz w:val="16"/>
                <w:szCs w:val="16"/>
              </w:rPr>
              <w:t xml:space="preserve">Teaching &amp; facilitation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Tests a system against own teaching cases and collects structured student feedback before regular use.</w:t>
            </w:r>
          </w:p>
          <w:p>
            <w:pPr>
              <w:spacing w:after="0" w:line="276"/>
            </w:pPr>
            <w:r>
              <w:rPr>
                <w:rFonts w:ascii="Calibri" w:cs="Calibri" w:eastAsia="Calibri" w:hAnsi="Calibri"/>
                <w:i/>
                <w:iCs/>
                <w:color w:val="666666"/>
                <w:sz w:val="17"/>
                <w:szCs w:val="17"/>
              </w:rPr>
              <w:t xml:space="preserve">Testet ein System an eigenen Lehrfällen und erhebt strukturiertes Feedback Studierender vor der regulären Nutzung.</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OECD-S2 · UN-3.3 · DCE-1.3</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O4</w:t>
            </w:r>
          </w:p>
          <w:p>
            <w:pPr>
              <w:spacing w:after="0" w:line="276"/>
            </w:pPr>
            <w:r>
              <w:rPr>
                <w:rFonts w:ascii="Calibri" w:cs="Calibri" w:eastAsia="Calibri" w:hAnsi="Calibri"/>
                <w:color w:val="666666"/>
                <w:sz w:val="16"/>
                <w:szCs w:val="16"/>
              </w:rPr>
              <w:t xml:space="preserve">Assessment</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Evaluates assessment support for validity and fairness using defined outcomes and edge cases for disadvantaged groups.</w:t>
            </w:r>
          </w:p>
          <w:p>
            <w:pPr>
              <w:spacing w:after="0" w:line="276"/>
            </w:pPr>
            <w:r>
              <w:rPr>
                <w:rFonts w:ascii="Calibri" w:cs="Calibri" w:eastAsia="Calibri" w:hAnsi="Calibri"/>
                <w:i/>
                <w:iCs/>
                <w:color w:val="666666"/>
                <w:sz w:val="17"/>
                <w:szCs w:val="17"/>
              </w:rPr>
              <w:t xml:space="preserve">Evaluiert Prüfungsunterstützung auf Validität und Fairness anhand definierter Zielgrößen und Grenzfälle für benachteiligte Gruppen.</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OECD-S2 · DCE-4.2</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p>
            <w:pPr>
              <w:spacing w:after="0" w:line="276"/>
            </w:pPr>
            <w:r>
              <w:rPr>
                <w:rFonts w:ascii="Calibri" w:cs="Calibri" w:eastAsia="Calibri" w:hAnsi="Calibri"/>
                <w:color w:val="666666"/>
                <w:sz w:val="16"/>
                <w:szCs w:val="16"/>
              </w:rPr>
              <w:t xml:space="preserve">Institution &amp; scholarship</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Leads institutional evaluation and audit processes, including learning analytics audits, and involves students as evaluators.</w:t>
            </w:r>
          </w:p>
          <w:p>
            <w:pPr>
              <w:spacing w:after="0" w:line="276"/>
            </w:pPr>
            <w:r>
              <w:rPr>
                <w:rFonts w:ascii="Calibri" w:cs="Calibri" w:eastAsia="Calibri" w:hAnsi="Calibri"/>
                <w:i/>
                <w:iCs/>
                <w:color w:val="666666"/>
                <w:sz w:val="17"/>
                <w:szCs w:val="17"/>
              </w:rPr>
              <w:t xml:space="preserve">Leitet institutionelle Evaluations- und Auditprozesse einschließlich Learning-Analytics-Audits und bindet </w:t>
            </w:r>
            <w:del w:id="9230" w:author="HT" w:date="2026-08-21T00:00:00Z">
              <w:r>
                <w:rPr>
                  <w:rFonts w:ascii="Calibri" w:cs="Calibri" w:eastAsia="Calibri" w:hAnsi="Calibri"/>
                  <w:i/>
                  <w:iCs/>
                  <w:color w:val="666666"/>
                  <w:sz w:val="17"/>
                  <w:szCs w:val="17"/>
                </w:rPr>
                <w:delText xml:space="preserve">Studierende als Evaluierende ein.</w:delText>
              </w:r>
            </w:del>
            <w:ins w:id="9231" w:author="HT" w:date="2026-08-21T00:00:00Z">
              <w:r>
                <w:rPr>
                  <w:rFonts w:ascii="Calibri" w:cs="Calibri" w:eastAsia="Calibri" w:hAnsi="Calibri"/>
                  <w:i/>
                  <w:iCs/>
                  <w:color w:val="666666"/>
                  <w:sz w:val="17"/>
                  <w:szCs w:val="17"/>
                </w:rPr>
                <w:t xml:space="preserve">Studierende in die Evaluation ein.</w:t>
              </w:r>
            </w:ins>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OECD-S2 · ICT-A1.L3</w:t>
            </w:r>
          </w:p>
          <w:p>
            <w:pPr>
              <w:spacing w:after="0" w:line="276"/>
            </w:pPr>
            <w:r>
              <w:rPr>
                <w:rFonts w:ascii="Calibri" w:cs="Calibri" w:eastAsia="Calibri" w:hAnsi="Calibri"/>
                <w:i/>
                <w:iCs/>
                <w:color w:val="7A4F9E"/>
                <w:sz w:val="16"/>
                <w:szCs w:val="16"/>
              </w:rPr>
              <w:t xml:space="preserve">absorbs HET-G5 (v0.9, partly)</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46" w:author="HT" w:date="2026-08-21T00:00:00Z">
              <w:r>
                <w:rPr>
                  <w:rFonts w:ascii="Calibri" w:cs="Calibri" w:eastAsia="Calibri" w:hAnsi="Calibri"/>
                  <w:b/>
                  <w:bCs/>
                  <w:color w:val="1A4A88"/>
                  <w:sz w:val="18"/>
                  <w:szCs w:val="18"/>
                </w:rPr>
                <w:delText xml:space="preserve">Perspective (Sun et al., 2026)</w:delText>
              </w:r>
            </w:del>
            <w:ins w:id="9147"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Bases decisions about AI in own teaching on empirical evaluation rather than impression.</w:t>
            </w:r>
          </w:p>
          <w:p>
            <w:pPr>
              <w:spacing w:after="0" w:line="276"/>
            </w:pPr>
            <w:r>
              <w:rPr>
                <w:rFonts w:ascii="Calibri" w:cs="Calibri" w:eastAsia="Calibri" w:hAnsi="Calibri"/>
                <w:i/>
                <w:iCs/>
                <w:color w:val="666666"/>
                <w:sz w:val="17"/>
                <w:szCs w:val="17"/>
              </w:rPr>
              <w:t xml:space="preserve">Stützt Entscheidungen über KI in der eigenen Lehre auf empirische Evaluation statt auf Eindrücke.</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Involves students as evaluators of the AI systems used in their courses.</w:t>
            </w:r>
          </w:p>
          <w:p>
            <w:pPr>
              <w:spacing w:after="0" w:line="276"/>
            </w:pPr>
            <w:del w:id="9228" w:author="HT" w:date="2026-08-21T00:00:00Z">
              <w:r>
                <w:rPr>
                  <w:rFonts w:ascii="Calibri" w:cs="Calibri" w:eastAsia="Calibri" w:hAnsi="Calibri"/>
                  <w:i/>
                  <w:iCs/>
                  <w:color w:val="666666"/>
                  <w:sz w:val="17"/>
                  <w:szCs w:val="17"/>
                </w:rPr>
                <w:delText xml:space="preserve">Bindet Studierende als Evaluierende der in ihren Lehrveranstaltungen eingesetzten KI-Systeme ein.</w:delText>
              </w:r>
            </w:del>
            <w:ins w:id="9229" w:author="HT" w:date="2026-08-21T00:00:00Z">
              <w:r>
                <w:rPr>
                  <w:rFonts w:ascii="Calibri" w:cs="Calibri" w:eastAsia="Calibri" w:hAnsi="Calibri"/>
                  <w:i/>
                  <w:iCs/>
                  <w:color w:val="666666"/>
                  <w:sz w:val="17"/>
                  <w:szCs w:val="17"/>
                </w:rPr>
                <w:t xml:space="preserve">Bezieht Studierende in die Evaluation der in ihren Lehrveranstaltungen eingesetzten KI-Systeme ein.</w:t>
              </w:r>
            </w:ins>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OECD-S2 retained; UNESCO 3.3 supplies the defined competence of setting and applying testing criteria for adapted AI tools; ICT-CFT A1.L3 supplies the evaluative-policy dimension.</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OECD-S2 übernommen; UNESCO 3.3 liefert die definierte Kompetenz, Testkriterien für angepasste KI-Werkzeuge festzulegen und anzuwenden; ICT-CFT A1.L3 liefert die evaluativ-politische Dimension.</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OECD-S2 · UN-3.3 · ICT-A1.L3 · DCE-1.3</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KK-B9, KK-B3</w:t>
      </w:r>
    </w:p>
    <w:p>
      <w:pPr>
        <w:pStyle w:val="Heading3"/>
        <w:spacing w:after="60" w:before="240"/>
      </w:pPr>
      <w:r>
        <w:rPr>
          <w:rFonts w:ascii="Calibri" w:cs="Calibri" w:eastAsia="Calibri" w:hAnsi="Calibri"/>
        </w:rPr>
        <w:t xml:space="preserve">HET-S3 — Design AI use attentive to data sources, data selection and information flow</w:t>
      </w:r>
    </w:p>
    <w:p>
      <w:pPr>
        <w:spacing w:after="120" w:line="276"/>
      </w:pPr>
      <w:r>
        <w:rPr>
          <w:rFonts w:ascii="Calibri" w:cs="Calibri" w:eastAsia="Calibri" w:hAnsi="Calibri"/>
          <w:b/>
          <w:bCs/>
          <w:i/>
          <w:iCs/>
          <w:color w:val="555555"/>
          <w:sz w:val="20"/>
          <w:szCs w:val="20"/>
        </w:rPr>
        <w:t xml:space="preserve">KI-Einsatz mit Blick auf Datenquellen, Datenauswahl und Informationsflüsse gestalten</w:t>
      </w:r>
    </w:p>
    <w:p>
      <w:pPr>
        <w:spacing w:after="120" w:line="276"/>
      </w:pPr>
      <w:r>
        <w:rPr>
          <w:rFonts w:ascii="Calibri" w:cs="Calibri" w:eastAsia="Calibri" w:hAnsi="Calibri"/>
          <w:sz w:val="21"/>
          <w:szCs w:val="21"/>
        </w:rPr>
        <w:t xml:space="preserve">The capacity to treat data as an object of design and analysis rather than merely as an input — understanding where the data underlying a system comes from, how selection shapes its behaviour, what flows out of the institution during use, and how these choices can be adjusted when configuring, assembling or fine-tuning a system for local academic needs.</w:t>
      </w:r>
    </w:p>
    <w:p>
      <w:pPr>
        <w:spacing w:after="160" w:line="276"/>
      </w:pPr>
      <w:r>
        <w:rPr>
          <w:rFonts w:ascii="Calibri" w:cs="Calibri" w:eastAsia="Calibri" w:hAnsi="Calibri"/>
          <w:i/>
          <w:iCs/>
          <w:color w:val="555555"/>
          <w:sz w:val="19"/>
          <w:szCs w:val="19"/>
        </w:rPr>
        <w:t xml:space="preserve">Die Fähigkeit, Daten als Gestaltungs- und Analysegegenstand und nicht bloß als Eingabe zu behandeln — zu verstehen, woher die einem System zugrundeliegenden Daten stammen, wie Auswahl sein Verhalten prägt, welche Daten während der Nutzung die Institution verlassen und wie diese Entscheidungen bei Konfiguration, Zusammenstellung oder Feinabstimmung eines Systems für lokale akademische Bedarfe angepasst werden können.</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Knows which data a system is trained on and which data leaves the institution during use.</w:t>
            </w:r>
          </w:p>
          <w:p>
            <w:pPr>
              <w:spacing w:after="0" w:line="276"/>
            </w:pPr>
            <w:r>
              <w:rPr>
                <w:rFonts w:ascii="Calibri" w:cs="Calibri" w:eastAsia="Calibri" w:hAnsi="Calibri"/>
                <w:i/>
                <w:iCs/>
                <w:color w:val="666666"/>
                <w:sz w:val="17"/>
                <w:szCs w:val="17"/>
              </w:rPr>
              <w:t xml:space="preserve">Weiß, mit welchen Daten ein System trainiert wurde und welche Daten bei der Nutzung die Institution verlassen.</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Analyses data quality and selection effects and adjusts configurations accordingly.</w:t>
            </w:r>
          </w:p>
          <w:p>
            <w:pPr>
              <w:spacing w:after="0" w:line="276"/>
            </w:pPr>
            <w:r>
              <w:rPr>
                <w:rFonts w:ascii="Calibri" w:cs="Calibri" w:eastAsia="Calibri" w:hAnsi="Calibri"/>
                <w:i/>
                <w:iCs/>
                <w:color w:val="666666"/>
                <w:sz w:val="17"/>
                <w:szCs w:val="17"/>
              </w:rPr>
              <w:t xml:space="preserve">Analysiert Datenqualität und Auswahleffekte und passt Konfigurationen entsprechend an.</w:t>
            </w:r>
          </w:p>
        </w:tc>
      </w:tr>
      <w:tr>
        <w:tc>
          <w:tcPr>
            <w:tcW w:type="dxa" w:w="1500"/>
            <w:tcMar>
              <w:top w:type="dxa" w:w="80"/>
              <w:left w:type="dxa" w:w="100"/>
              <w:bottom w:type="dxa" w:w="80"/>
              <w:right w:type="dxa" w:w="100"/>
            </w:tcMar>
          </w:tcPr>
          <w:p>
            <w:pPr>
              <w:spacing w:after="0" w:line="276"/>
            </w:pPr>
            <w:del w:id="9104" w:author="HT" w:date="2026-08-21T00:00:00Z">
              <w:r>
                <w:rPr>
                  <w:rFonts w:ascii="Calibri" w:cs="Calibri" w:eastAsia="Calibri" w:hAnsi="Calibri"/>
                  <w:b/>
                  <w:bCs/>
                  <w:color w:val="1A4A88"/>
                  <w:sz w:val="18"/>
                  <w:szCs w:val="18"/>
                </w:rPr>
                <w:delText xml:space="preserve">Expert</w:delText>
              </w:r>
            </w:del>
            <w:ins w:id="9105" w:author="HT" w:date="2026-08-21T00:00:00Z">
              <w:r>
                <w:rPr>
                  <w:rFonts w:ascii="Calibri" w:cs="Calibri" w:eastAsia="Calibri" w:hAnsi="Calibri"/>
                  <w:b/>
                  <w:bCs/>
                  <w:color w:val="1A4A88"/>
                  <w:sz w:val="18"/>
                  <w:szCs w:val="18"/>
                </w:rPr>
                <w:t xml:space="preserve">Advanced</w:t>
              </w:r>
            </w:ins>
          </w:p>
          <w:p>
            <w:pPr>
              <w:spacing w:after="0" w:line="276"/>
            </w:pPr>
            <w:del w:id="9038" w:author="HT" w:date="2026-08-21T00:00:00Z">
              <w:r>
                <w:rPr>
                  <w:rFonts w:ascii="Calibri" w:cs="Calibri" w:eastAsia="Calibri" w:hAnsi="Calibri"/>
                  <w:i/>
                  <w:iCs/>
                  <w:color w:val="888888"/>
                  <w:sz w:val="16"/>
                  <w:szCs w:val="16"/>
                </w:rPr>
                <w:delText xml:space="preserve">Expert:in</w:delText>
              </w:r>
            </w:del>
            <w:ins w:id="9039"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Assembles or fine-tunes systems with deliberate control over data sources and information flows.</w:t>
            </w:r>
          </w:p>
          <w:p>
            <w:pPr>
              <w:spacing w:after="0" w:line="276"/>
            </w:pPr>
            <w:r>
              <w:rPr>
                <w:rFonts w:ascii="Calibri" w:cs="Calibri" w:eastAsia="Calibri" w:hAnsi="Calibri"/>
                <w:i/>
                <w:iCs/>
                <w:color w:val="666666"/>
                <w:sz w:val="17"/>
                <w:szCs w:val="17"/>
              </w:rPr>
              <w:t xml:space="preserve">Stellt Systeme zusammen oder passt sie an, mit bewusster Kontrolle über Datenquellen und Informationsflüsse.</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O1</w:t>
            </w:r>
          </w:p>
          <w:p>
            <w:pPr>
              <w:spacing w:after="0" w:line="276"/>
            </w:pPr>
            <w:r>
              <w:rPr>
                <w:rFonts w:ascii="Calibri" w:cs="Calibri" w:eastAsia="Calibri" w:hAnsi="Calibri"/>
                <w:color w:val="666666"/>
                <w:sz w:val="16"/>
                <w:szCs w:val="16"/>
              </w:rPr>
              <w:t xml:space="preserve">Own academic practice</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Knows which data a system is trained on and which data leaves the institution during use.</w:t>
            </w:r>
          </w:p>
          <w:p>
            <w:pPr>
              <w:spacing w:after="0" w:line="276"/>
            </w:pPr>
            <w:r>
              <w:rPr>
                <w:rFonts w:ascii="Calibri" w:cs="Calibri" w:eastAsia="Calibri" w:hAnsi="Calibri"/>
                <w:i/>
                <w:iCs/>
                <w:color w:val="666666"/>
                <w:sz w:val="17"/>
                <w:szCs w:val="17"/>
              </w:rPr>
              <w:t xml:space="preserve">Weiß, mit welchen Daten ein System trainiert wurde und welche Daten bei der Nutzung die Institution verlassen.</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OECD-S3 · UN-2.2 · LM-11</w:t>
            </w:r>
          </w:p>
          <w:p>
            <w:pPr>
              <w:spacing w:after="0" w:line="276"/>
            </w:pPr>
            <w:r>
              <w:rPr>
                <w:rFonts w:ascii="Calibri" w:cs="Calibri" w:eastAsia="Calibri" w:hAnsi="Calibri"/>
                <w:i/>
                <w:iCs/>
                <w:color w:val="8A3324"/>
                <w:sz w:val="16"/>
                <w:szCs w:val="16"/>
              </w:rPr>
              <w:t xml:space="preserve">bounded by GDPR Arts. 5, 32</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O4</w:t>
            </w:r>
          </w:p>
          <w:p>
            <w:pPr>
              <w:spacing w:after="0" w:line="276"/>
            </w:pPr>
            <w:r>
              <w:rPr>
                <w:rFonts w:ascii="Calibri" w:cs="Calibri" w:eastAsia="Calibri" w:hAnsi="Calibri"/>
                <w:color w:val="666666"/>
                <w:sz w:val="16"/>
                <w:szCs w:val="16"/>
              </w:rPr>
              <w:t xml:space="preserve">Assessment</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Treats the provenance and flow of student performance data as a design decision, not a by-product of tool choice.</w:t>
            </w:r>
          </w:p>
          <w:p>
            <w:pPr>
              <w:spacing w:after="0" w:line="276"/>
            </w:pPr>
            <w:r>
              <w:rPr>
                <w:rFonts w:ascii="Calibri" w:cs="Calibri" w:eastAsia="Calibri" w:hAnsi="Calibri"/>
                <w:i/>
                <w:iCs/>
                <w:color w:val="666666"/>
                <w:sz w:val="17"/>
                <w:szCs w:val="17"/>
              </w:rPr>
              <w:t xml:space="preserve">Behandelt Herkunft und Fluss studentischer Leistungsdaten als Gestaltungsentscheidung und nicht als Nebenprodukt der Werkzeugwahl.</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OECD-S3 · DC-1.3</w:t>
            </w:r>
          </w:p>
          <w:p>
            <w:pPr>
              <w:spacing w:after="0" w:line="276"/>
            </w:pPr>
            <w:r>
              <w:rPr>
                <w:rFonts w:ascii="Calibri" w:cs="Calibri" w:eastAsia="Calibri" w:hAnsi="Calibri"/>
                <w:i/>
                <w:iCs/>
                <w:color w:val="8A3324"/>
                <w:sz w:val="16"/>
                <w:szCs w:val="16"/>
              </w:rPr>
              <w:t xml:space="preserve">bounded by GDPR Arts. 5, 22</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p>
            <w:pPr>
              <w:spacing w:after="0" w:line="276"/>
            </w:pPr>
            <w:r>
              <w:rPr>
                <w:rFonts w:ascii="Calibri" w:cs="Calibri" w:eastAsia="Calibri" w:hAnsi="Calibri"/>
                <w:color w:val="666666"/>
                <w:sz w:val="16"/>
                <w:szCs w:val="16"/>
              </w:rPr>
              <w:t xml:space="preserve">Institution &amp; scholarship</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Assembles, configures or fine-tunes systems with deliberate control over data sources and information flows for local academic needs.</w:t>
            </w:r>
          </w:p>
          <w:p>
            <w:pPr>
              <w:spacing w:after="0" w:line="276"/>
            </w:pPr>
            <w:r>
              <w:rPr>
                <w:rFonts w:ascii="Calibri" w:cs="Calibri" w:eastAsia="Calibri" w:hAnsi="Calibri"/>
                <w:i/>
                <w:iCs/>
                <w:color w:val="666666"/>
                <w:sz w:val="17"/>
                <w:szCs w:val="17"/>
              </w:rPr>
              <w:t xml:space="preserve">Stellt Systeme zusammen, konfiguriert oder passt sie an, mit bewusster Kontrolle über Datenquellen und Informationsflüsse für lokale wissenschaftliche Bedarfe.</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OECD-S3 · UN-3.3 · DC-3.4</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48" w:author="HT" w:date="2026-08-21T00:00:00Z">
              <w:r>
                <w:rPr>
                  <w:rFonts w:ascii="Calibri" w:cs="Calibri" w:eastAsia="Calibri" w:hAnsi="Calibri"/>
                  <w:b/>
                  <w:bCs/>
                  <w:color w:val="1A4A88"/>
                  <w:sz w:val="18"/>
                  <w:szCs w:val="18"/>
                </w:rPr>
                <w:delText xml:space="preserve">Perspective (Sun et al., 2026)</w:delText>
              </w:r>
            </w:del>
            <w:ins w:id="9149"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Treats data provenance and flow as a design decision in own AI use.</w:t>
            </w:r>
          </w:p>
          <w:p>
            <w:pPr>
              <w:spacing w:after="0" w:line="276"/>
            </w:pPr>
            <w:r>
              <w:rPr>
                <w:rFonts w:ascii="Calibri" w:cs="Calibri" w:eastAsia="Calibri" w:hAnsi="Calibri"/>
                <w:i/>
                <w:iCs/>
                <w:color w:val="666666"/>
                <w:sz w:val="17"/>
                <w:szCs w:val="17"/>
              </w:rPr>
              <w:t xml:space="preserve">Behandelt Datenherkunft und Datenflüsse als Gestaltungsentscheidung der eigenen KI-Nutzung.</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Enables students to analyse data as an object in its own right, not only as system input.</w:t>
            </w:r>
          </w:p>
          <w:p>
            <w:pPr>
              <w:spacing w:after="0" w:line="276"/>
            </w:pPr>
            <w:r>
              <w:rPr>
                <w:rFonts w:ascii="Calibri" w:cs="Calibri" w:eastAsia="Calibri" w:hAnsi="Calibri"/>
                <w:i/>
                <w:iCs/>
                <w:color w:val="666666"/>
                <w:sz w:val="17"/>
                <w:szCs w:val="17"/>
              </w:rPr>
              <w:t xml:space="preserve">Befähigt Studierende, Daten als eigenständigen Gegenstand und nicht nur als Systemeingabe zu analysieren.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OECD-S3 retained. The emphasis on data as an object of analysis responds to criterion B4, which records this as the weakest data facet of the AILit framework; the supporting defined competences are UNESCO 3.3 and DigComp 2.2 DC-1.3 and DC-3.4.</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OECD-S3 übernommen. Die Betonung von Daten als Analysegegenstand reagiert auf Kriterium B4, das dies als schwächste Datenfacette des AILit-Rahmens festhält; die stützenden definierten Kompetenzen sind UNESCO 3.3 sowie DigComp 2.2 DC-1.3 und DC-3.4.</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OECD-S3 · UN-3.3 · DC-3.4 · DC-1.3 · UN-2.2</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KK-B4, KK-B9</w:t>
      </w:r>
    </w:p>
    <w:p>
      <w:pPr>
        <w:pStyle w:val="Heading3"/>
        <w:spacing w:after="60" w:before="240"/>
      </w:pPr>
      <w:r>
        <w:rPr>
          <w:rFonts w:ascii="Calibri" w:cs="Calibri" w:eastAsia="Calibri" w:hAnsi="Calibri"/>
        </w:rPr>
        <w:t xml:space="preserve">HET-S4 — Improve AI use and AI systems to promote well-being and societal benefit</w:t>
      </w:r>
    </w:p>
    <w:p>
      <w:pPr>
        <w:spacing w:after="120" w:line="276"/>
      </w:pPr>
      <w:r>
        <w:rPr>
          <w:rFonts w:ascii="Calibri" w:cs="Calibri" w:eastAsia="Calibri" w:hAnsi="Calibri"/>
          <w:b/>
          <w:bCs/>
          <w:i/>
          <w:iCs/>
          <w:color w:val="555555"/>
          <w:sz w:val="20"/>
          <w:szCs w:val="20"/>
        </w:rPr>
        <w:t xml:space="preserve">KI-Nutzung und KI-Systeme auf Wohlergehen und gesellschaftlichen Nutzen hin verbessern</w:t>
      </w:r>
    </w:p>
    <w:p>
      <w:pPr>
        <w:spacing w:after="120" w:line="276"/>
      </w:pPr>
      <w:r>
        <w:rPr>
          <w:rFonts w:ascii="Calibri" w:cs="Calibri" w:eastAsia="Calibri" w:hAnsi="Calibri"/>
          <w:sz w:val="21"/>
          <w:szCs w:val="21"/>
        </w:rPr>
        <w:t xml:space="preserve">The capacity to move from critique to intervention: proposing and implementing improvements to the AI systems and AI practices of the institution so that they serve student well-being, equity of access and the public mission of the university — including participation in multi-stakeholder negotiation and in the escalation of identified risks to providers or regulators.</w:t>
      </w:r>
    </w:p>
    <w:p>
      <w:pPr>
        <w:spacing w:after="160" w:line="276"/>
      </w:pPr>
      <w:r>
        <w:rPr>
          <w:rFonts w:ascii="Calibri" w:cs="Calibri" w:eastAsia="Calibri" w:hAnsi="Calibri"/>
          <w:i/>
          <w:iCs/>
          <w:color w:val="555555"/>
          <w:sz w:val="19"/>
          <w:szCs w:val="19"/>
        </w:rPr>
        <w:t xml:space="preserve">Die Fähigkeit, von der Kritik zur Intervention überzugehen: Verbesserungen an den KI-Systemen und KI-Praktiken der Institution vorzuschlagen und umzusetzen, sodass diese dem Wohlergehen Studierender, der Zugangsgerechtigkeit und dem öffentlichen Auftrag der Hochschule dienen — einschließlich der Mitwirkung an </w:t>
      </w:r>
      <w:del w:id="9196" w:author="HT" w:date="2026-08-21T00:00:00Z">
        <w:r>
          <w:rPr>
            <w:rFonts w:ascii="Calibri" w:cs="Calibri" w:eastAsia="Calibri" w:hAnsi="Calibri"/>
            <w:i/>
            <w:iCs/>
            <w:color w:val="555555"/>
            <w:sz w:val="19"/>
            <w:szCs w:val="19"/>
          </w:rPr>
          <w:delText xml:space="preserve">Mehrparteienverhandlungen</w:delText>
        </w:r>
      </w:del>
      <w:ins w:id="9197" w:author="HT" w:date="2026-08-21T00:00:00Z">
        <w:r>
          <w:rPr>
            <w:rFonts w:ascii="Calibri" w:cs="Calibri" w:eastAsia="Calibri" w:hAnsi="Calibri"/>
            <w:i/>
            <w:iCs/>
            <w:color w:val="555555"/>
            <w:sz w:val="19"/>
            <w:szCs w:val="19"/>
          </w:rPr>
          <w:t xml:space="preserve">Multi-Stakeholder-Aushandlungsprozessen</w:t>
        </w:r>
      </w:ins>
      <w:r>
        <w:rPr>
          <w:rFonts w:ascii="Calibri" w:cs="Calibri" w:eastAsia="Calibri" w:hAnsi="Calibri"/>
          <w:i/>
          <w:iCs/>
          <w:color w:val="555555"/>
          <w:sz w:val="19"/>
          <w:szCs w:val="19"/>
        </w:rPr>
        <w:t xml:space="preserve"> und der Eskalation erkannter Risiken an Anbieter oder Regulierungsbehörden.</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Reports identified problems with AI systems through the appropriate institutional channel.</w:t>
            </w:r>
          </w:p>
          <w:p>
            <w:pPr>
              <w:spacing w:after="0" w:line="276"/>
            </w:pPr>
            <w:r>
              <w:rPr>
                <w:rFonts w:ascii="Calibri" w:cs="Calibri" w:eastAsia="Calibri" w:hAnsi="Calibri"/>
                <w:i/>
                <w:iCs/>
                <w:color w:val="666666"/>
                <w:sz w:val="17"/>
                <w:szCs w:val="17"/>
              </w:rPr>
              <w:t xml:space="preserve">Meldet erkannte Probleme mit KI-Systemen über den zuständigen institutionellen Weg.</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Develops and pilots concrete improvement proposals for AI use in own field of responsibility.</w:t>
            </w:r>
          </w:p>
          <w:p>
            <w:pPr>
              <w:spacing w:after="0" w:line="276"/>
            </w:pPr>
            <w:r>
              <w:rPr>
                <w:rFonts w:ascii="Calibri" w:cs="Calibri" w:eastAsia="Calibri" w:hAnsi="Calibri"/>
                <w:i/>
                <w:iCs/>
                <w:color w:val="666666"/>
                <w:sz w:val="17"/>
                <w:szCs w:val="17"/>
              </w:rPr>
              <w:t xml:space="preserve">Entwickelt und erprobt konkrete Verbesserungsvorschläge für die KI-Nutzung im eigenen Verantwortungsbereich.</w:t>
            </w:r>
          </w:p>
        </w:tc>
      </w:tr>
      <w:tr>
        <w:tc>
          <w:tcPr>
            <w:tcW w:type="dxa" w:w="1500"/>
            <w:tcMar>
              <w:top w:type="dxa" w:w="80"/>
              <w:left w:type="dxa" w:w="100"/>
              <w:bottom w:type="dxa" w:w="80"/>
              <w:right w:type="dxa" w:w="100"/>
            </w:tcMar>
          </w:tcPr>
          <w:p>
            <w:pPr>
              <w:spacing w:after="0" w:line="276"/>
            </w:pPr>
            <w:del w:id="9106" w:author="HT" w:date="2026-08-21T00:00:00Z">
              <w:r>
                <w:rPr>
                  <w:rFonts w:ascii="Calibri" w:cs="Calibri" w:eastAsia="Calibri" w:hAnsi="Calibri"/>
                  <w:b/>
                  <w:bCs/>
                  <w:color w:val="1A4A88"/>
                  <w:sz w:val="18"/>
                  <w:szCs w:val="18"/>
                </w:rPr>
                <w:delText xml:space="preserve">Expert</w:delText>
              </w:r>
            </w:del>
            <w:ins w:id="9107" w:author="HT" w:date="2026-08-21T00:00:00Z">
              <w:r>
                <w:rPr>
                  <w:rFonts w:ascii="Calibri" w:cs="Calibri" w:eastAsia="Calibri" w:hAnsi="Calibri"/>
                  <w:b/>
                  <w:bCs/>
                  <w:color w:val="1A4A88"/>
                  <w:sz w:val="18"/>
                  <w:szCs w:val="18"/>
                </w:rPr>
                <w:t xml:space="preserve">Advanced</w:t>
              </w:r>
            </w:ins>
          </w:p>
          <w:p>
            <w:pPr>
              <w:spacing w:after="0" w:line="276"/>
            </w:pPr>
            <w:del w:id="9040" w:author="HT" w:date="2026-08-21T00:00:00Z">
              <w:r>
                <w:rPr>
                  <w:rFonts w:ascii="Calibri" w:cs="Calibri" w:eastAsia="Calibri" w:hAnsi="Calibri"/>
                  <w:i/>
                  <w:iCs/>
                  <w:color w:val="888888"/>
                  <w:sz w:val="16"/>
                  <w:szCs w:val="16"/>
                </w:rPr>
                <w:delText xml:space="preserve">Expert:in</w:delText>
              </w:r>
            </w:del>
            <w:ins w:id="9041"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Participates in multi-stakeholder negotiation on AI in education and escalates risks to providers and regulators.</w:t>
            </w:r>
          </w:p>
          <w:p>
            <w:pPr>
              <w:spacing w:after="0" w:line="276"/>
            </w:pPr>
            <w:r>
              <w:rPr>
                <w:rFonts w:ascii="Calibri" w:cs="Calibri" w:eastAsia="Calibri" w:hAnsi="Calibri"/>
                <w:i/>
                <w:iCs/>
                <w:color w:val="666666"/>
                <w:sz w:val="17"/>
                <w:szCs w:val="17"/>
              </w:rPr>
              <w:t xml:space="preserve">Wirkt an </w:t>
            </w:r>
            <w:del w:id="9198" w:author="HT" w:date="2026-08-21T00:00:00Z">
              <w:r>
                <w:rPr>
                  <w:rFonts w:ascii="Calibri" w:cs="Calibri" w:eastAsia="Calibri" w:hAnsi="Calibri"/>
                  <w:i/>
                  <w:iCs/>
                  <w:color w:val="666666"/>
                  <w:sz w:val="17"/>
                  <w:szCs w:val="17"/>
                </w:rPr>
                <w:delText xml:space="preserve">Mehrparteienverhandlungen</w:delText>
              </w:r>
            </w:del>
            <w:ins w:id="9199" w:author="HT" w:date="2026-08-21T00:00:00Z">
              <w:r>
                <w:rPr>
                  <w:rFonts w:ascii="Calibri" w:cs="Calibri" w:eastAsia="Calibri" w:hAnsi="Calibri"/>
                  <w:i/>
                  <w:iCs/>
                  <w:color w:val="666666"/>
                  <w:sz w:val="17"/>
                  <w:szCs w:val="17"/>
                </w:rPr>
                <w:t xml:space="preserve">Multi-Stakeholder-Aushandlungsprozessen</w:t>
              </w:r>
            </w:ins>
            <w:r>
              <w:rPr>
                <w:rFonts w:ascii="Calibri" w:cs="Calibri" w:eastAsia="Calibri" w:hAnsi="Calibri"/>
                <w:i/>
                <w:iCs/>
                <w:color w:val="666666"/>
                <w:sz w:val="17"/>
                <w:szCs w:val="17"/>
              </w:rPr>
              <w:t xml:space="preserve"> zu KI in der Bildung mit und eskaliert Risiken an Anbieter und Regulierungsbehörden.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color w:val="1A4A88"/>
          <w:sz w:val="19"/>
          <w:szCs w:val="19"/>
        </w:rPr>
        <w:t xml:space="preserve">Object scope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750"/>
        <w:gridCol w:w="5100"/>
        <w:gridCol w:w="2510"/>
      </w:tblGrid>
      <w:tr>
        <w:trPr>
          <w:tblHeader/>
        </w:trPr>
        <w:tc>
          <w:tcPr>
            <w:tcW w:type="dxa" w:w="17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Widened reading</w:t>
            </w:r>
          </w:p>
        </w:tc>
        <w:tc>
          <w:tcPr>
            <w:tcW w:type="dxa" w:w="25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Sources / notes</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O3</w:t>
            </w:r>
          </w:p>
          <w:p>
            <w:pPr>
              <w:spacing w:after="0" w:line="276"/>
            </w:pPr>
            <w:r>
              <w:rPr>
                <w:rFonts w:ascii="Calibri" w:cs="Calibri" w:eastAsia="Calibri" w:hAnsi="Calibri"/>
                <w:color w:val="666666"/>
                <w:sz w:val="16"/>
                <w:szCs w:val="16"/>
              </w:rPr>
              <w:t xml:space="preserve">Teaching &amp; facilitation</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Enables students to develop improvement proposals for the AI systems that affect their learning.</w:t>
            </w:r>
          </w:p>
          <w:p>
            <w:pPr>
              <w:spacing w:after="0" w:line="276"/>
            </w:pPr>
            <w:r>
              <w:rPr>
                <w:rFonts w:ascii="Calibri" w:cs="Calibri" w:eastAsia="Calibri" w:hAnsi="Calibri"/>
                <w:i/>
                <w:iCs/>
                <w:color w:val="666666"/>
                <w:sz w:val="17"/>
                <w:szCs w:val="17"/>
              </w:rPr>
              <w:t xml:space="preserve">Befähigt Studierende, Verbesserungsvorschläge für die ihr Lernen betreffenden KI-Systeme zu entwickeln.</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OECD-S4 · UN-1.3</w:t>
            </w:r>
          </w:p>
        </w:tc>
      </w:tr>
      <w:tr>
        <w:tc>
          <w:tcPr>
            <w:tcW w:type="dxa" w:w="1750"/>
            <w:shd w:fill="F4F6F8" w:color="auto" w:val="clear"/>
            <w:tcMar>
              <w:top w:type="dxa" w:w="80"/>
              <w:left w:type="dxa" w:w="100"/>
              <w:bottom w:type="dxa" w:w="80"/>
              <w:right w:type="dxa" w:w="100"/>
            </w:tcMar>
          </w:tcPr>
          <w:p>
            <w:pPr>
              <w:spacing w:after="0" w:line="276"/>
            </w:pPr>
            <w:r>
              <w:rPr>
                <w:rFonts w:ascii="Calibri" w:cs="Calibri" w:eastAsia="Calibri" w:hAnsi="Calibri"/>
                <w:b/>
                <w:bCs/>
                <w:color w:val="1A4A88"/>
                <w:sz w:val="18"/>
                <w:szCs w:val="18"/>
              </w:rPr>
              <w:t xml:space="preserve">O5</w:t>
            </w:r>
          </w:p>
          <w:p>
            <w:pPr>
              <w:spacing w:after="0" w:line="276"/>
            </w:pPr>
            <w:r>
              <w:rPr>
                <w:rFonts w:ascii="Calibri" w:cs="Calibri" w:eastAsia="Calibri" w:hAnsi="Calibri"/>
                <w:color w:val="666666"/>
                <w:sz w:val="16"/>
                <w:szCs w:val="16"/>
              </w:rPr>
              <w:t xml:space="preserve">Institution &amp; scholarship</w:t>
            </w:r>
          </w:p>
        </w:tc>
        <w:tc>
          <w:tcPr>
            <w:tcW w:type="dxa" w:w="5100"/>
            <w:tcMar>
              <w:top w:type="dxa" w:w="80"/>
              <w:left w:type="dxa" w:w="100"/>
              <w:bottom w:type="dxa" w:w="80"/>
              <w:right w:type="dxa" w:w="100"/>
            </w:tcMar>
          </w:tcPr>
          <w:p>
            <w:pPr>
              <w:spacing w:after="0" w:line="276"/>
            </w:pPr>
            <w:r>
              <w:rPr>
                <w:rFonts w:ascii="Calibri" w:cs="Calibri" w:eastAsia="Calibri" w:hAnsi="Calibri"/>
                <w:sz w:val="18"/>
                <w:szCs w:val="18"/>
              </w:rPr>
              <w:t xml:space="preserve">Contributes to institutional AI policy, procurement, infrastructure and equity of access; participates in multi-stakeholder negotiation and escalates identified risks to providers and regulators.</w:t>
            </w:r>
          </w:p>
          <w:p>
            <w:pPr>
              <w:spacing w:after="0" w:line="276"/>
            </w:pPr>
            <w:r>
              <w:rPr>
                <w:rFonts w:ascii="Calibri" w:cs="Calibri" w:eastAsia="Calibri" w:hAnsi="Calibri"/>
                <w:i/>
                <w:iCs/>
                <w:color w:val="666666"/>
                <w:sz w:val="17"/>
                <w:szCs w:val="17"/>
              </w:rPr>
              <w:t xml:space="preserve">Wirkt an institutioneller KI-Policy, Beschaffung, Infrastruktur und Zugangsgerechtigkeit mit; beteiligt sich an </w:t>
            </w:r>
            <w:del w:id="9200" w:author="HT" w:date="2026-08-21T00:00:00Z">
              <w:r>
                <w:rPr>
                  <w:rFonts w:ascii="Calibri" w:cs="Calibri" w:eastAsia="Calibri" w:hAnsi="Calibri"/>
                  <w:i/>
                  <w:iCs/>
                  <w:color w:val="666666"/>
                  <w:sz w:val="17"/>
                  <w:szCs w:val="17"/>
                </w:rPr>
                <w:delText xml:space="preserve">Mehrparteienverhandlungen</w:delText>
              </w:r>
            </w:del>
            <w:ins w:id="9201" w:author="HT" w:date="2026-08-21T00:00:00Z">
              <w:r>
                <w:rPr>
                  <w:rFonts w:ascii="Calibri" w:cs="Calibri" w:eastAsia="Calibri" w:hAnsi="Calibri"/>
                  <w:i/>
                  <w:iCs/>
                  <w:color w:val="666666"/>
                  <w:sz w:val="17"/>
                  <w:szCs w:val="17"/>
                </w:rPr>
                <w:t xml:space="preserve">Multi-Stakeholder-Aushandlungsprozessen</w:t>
              </w:r>
            </w:ins>
            <w:r>
              <w:rPr>
                <w:rFonts w:ascii="Calibri" w:cs="Calibri" w:eastAsia="Calibri" w:hAnsi="Calibri"/>
                <w:i/>
                <w:iCs/>
                <w:color w:val="666666"/>
                <w:sz w:val="17"/>
                <w:szCs w:val="17"/>
              </w:rPr>
              <w:t xml:space="preserve"> und eskaliert erkannte Risiken an Anbieter und Regulierungsbehörden.</w:t>
            </w:r>
          </w:p>
        </w:tc>
        <w:tc>
          <w:tcPr>
            <w:tcW w:type="dxa" w:w="2510"/>
            <w:tcMar>
              <w:top w:type="dxa" w:w="80"/>
              <w:left w:type="dxa" w:w="100"/>
              <w:bottom w:type="dxa" w:w="80"/>
              <w:right w:type="dxa" w:w="100"/>
            </w:tcMar>
          </w:tcPr>
          <w:p>
            <w:pPr>
              <w:spacing w:after="0" w:line="276"/>
            </w:pPr>
            <w:r>
              <w:rPr>
                <w:rFonts w:ascii="Calibri" w:cs="Calibri" w:eastAsia="Calibri" w:hAnsi="Calibri"/>
                <w:sz w:val="16"/>
                <w:szCs w:val="16"/>
              </w:rPr>
              <w:t xml:space="preserve">OECD-S4 · UN-1.3 · UN-2.3 · ICT-A1.L3 · Sun-§5.1</w:t>
            </w:r>
          </w:p>
          <w:p>
            <w:pPr>
              <w:spacing w:after="0" w:line="276"/>
            </w:pPr>
            <w:r>
              <w:rPr>
                <w:rFonts w:ascii="Calibri" w:cs="Calibri" w:eastAsia="Calibri" w:hAnsi="Calibri"/>
                <w:i/>
                <w:iCs/>
                <w:color w:val="7A4F9E"/>
                <w:sz w:val="16"/>
                <w:szCs w:val="16"/>
              </w:rPr>
              <w:t xml:space="preserve">absorbs HET-G5 (v0.9)</w:t>
            </w:r>
          </w:p>
          <w:p>
            <w:pPr>
              <w:spacing w:after="0" w:line="276"/>
            </w:pPr>
            <w:r>
              <w:rPr>
                <w:rFonts w:ascii="Calibri" w:cs="Calibri" w:eastAsia="Calibri" w:hAnsi="Calibri"/>
                <w:i/>
                <w:iCs/>
                <w:color w:val="8A3324"/>
                <w:sz w:val="16"/>
                <w:szCs w:val="16"/>
              </w:rPr>
              <w:t xml:space="preserve">bounded by Arts. 26, 27</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EAF1F9" w:color="auto" w:val="clear"/>
            <w:tcMar>
              <w:top w:type="dxa" w:w="80"/>
              <w:left w:type="dxa" w:w="100"/>
              <w:bottom w:type="dxa" w:w="80"/>
              <w:right w:type="dxa" w:w="100"/>
            </w:tcMar>
          </w:tcPr>
          <w:p>
            <w:pPr>
              <w:spacing w:after="0"/>
            </w:pPr>
            <w:del w:id="9150" w:author="HT" w:date="2026-08-21T00:00:00Z">
              <w:r>
                <w:rPr>
                  <w:rFonts w:ascii="Calibri" w:cs="Calibri" w:eastAsia="Calibri" w:hAnsi="Calibri"/>
                  <w:b/>
                  <w:bCs/>
                  <w:color w:val="1A4A88"/>
                  <w:sz w:val="18"/>
                  <w:szCs w:val="18"/>
                </w:rPr>
                <w:delText xml:space="preserve">Perspective (Sun et al., 2026)</w:delText>
              </w:r>
            </w:del>
            <w:ins w:id="9151"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Takes responsibility for improving, not only criticising, the AI practices encountered.</w:t>
            </w:r>
          </w:p>
          <w:p>
            <w:pPr>
              <w:spacing w:after="0" w:line="276"/>
            </w:pPr>
            <w:r>
              <w:rPr>
                <w:rFonts w:ascii="Calibri" w:cs="Calibri" w:eastAsia="Calibri" w:hAnsi="Calibri"/>
                <w:i/>
                <w:iCs/>
                <w:color w:val="666666"/>
                <w:sz w:val="17"/>
                <w:szCs w:val="17"/>
              </w:rPr>
              <w:t xml:space="preserve">Übernimmt Verantwortung dafür, die vorgefundenen KI-Praktiken zu verbessern und nicht nur zu kritisieren.</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Enables students to develop improvement proposals for AI systems that affect them.</w:t>
            </w:r>
          </w:p>
          <w:p>
            <w:pPr>
              <w:spacing w:after="0" w:line="276"/>
            </w:pPr>
            <w:r>
              <w:rPr>
                <w:rFonts w:ascii="Calibri" w:cs="Calibri" w:eastAsia="Calibri" w:hAnsi="Calibri"/>
                <w:i/>
                <w:iCs/>
                <w:color w:val="666666"/>
                <w:sz w:val="17"/>
                <w:szCs w:val="17"/>
              </w:rPr>
              <w:t xml:space="preserve">Befähigt Studierende, Verbesserungsvorschläge für sie betreffende KI-Systeme zu entwickeln.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OECD-S4 retained. The sociotechnical participation reading responds to criterion B9, which records this as weakly developed in AILit; the defined donor competences are UNESCO 1.3 (Social Responsibility) and 2.3 (Co-creating Ethical Rules), which include auditing provider guidance and escalating gaps to regulators.</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OECD-S4 übernommen. Die Lesart soziotechnischer Mitwirkung reagiert auf Kriterium B9, das diese im AILit-Rahmen als schwach entwickelt festhält; die definierten Gebergrößen sind UNESCO 1.3 (Social Responsibility) und 2.3 (Co-creating Ethical Rules), die das Auditieren von Anbieter-Guidance und die Eskalation an Regulierungsbehörden einschließen.</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OECD-S4 · UN-1.3 · UN-2.3 · ICT-A1.L3</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KK-B9, KK-B7</w:t>
      </w:r>
    </w:p>
    <w:p>
      <w:pPr>
        <w:shd w:fill="F0E9F7" w:color="auto" w:val="clear"/>
        <w:spacing w:after="180" w:before="300"/>
      </w:pPr>
      <w:r>
        <w:rPr>
          <w:rFonts w:ascii="Calibri" w:cs="Calibri" w:eastAsia="Calibri" w:hAnsi="Calibri"/>
          <w:b/>
          <w:bCs/>
          <w:color w:val="7A4F9E"/>
          <w:sz w:val="24"/>
          <w:szCs w:val="24"/>
        </w:rPr>
        <w:t xml:space="preserve">Stratum X · Stratum X — Professional obligations outside the AILit object scope</w:t>
      </w:r>
    </w:p>
    <w:p>
      <w:pPr>
        <w:pStyle w:val="Heading2"/>
        <w:pageBreakBefore/>
        <w:spacing w:after="140" w:before="280"/>
      </w:pPr>
      <w:r>
        <w:rPr>
          <w:rFonts w:ascii="Calibri" w:cs="Calibri" w:eastAsia="Calibri" w:hAnsi="Calibri"/>
        </w:rPr>
        <w:t xml:space="preserve">4.5 · Stratum X</w:t>
      </w:r>
    </w:p>
    <w:p>
      <w:pPr>
        <w:spacing w:after="60" w:line="276"/>
      </w:pPr>
      <w:r>
        <w:rPr>
          <w:rFonts w:ascii="Calibri" w:cs="Calibri" w:eastAsia="Calibri" w:hAnsi="Calibri"/>
          <w:b/>
          <w:bCs/>
          <w:i/>
          <w:iCs/>
          <w:color w:val="555555"/>
          <w:sz w:val="21"/>
          <w:szCs w:val="21"/>
        </w:rPr>
        <w:t xml:space="preserve">Stratum X — Professionspflichten außerhalb des AILit-Gegenstandsbereichs</w:t>
      </w:r>
    </w:p>
    <w:p>
      <w:pPr>
        <w:spacing w:after="140" w:line="276"/>
      </w:pPr>
      <w:r>
        <w:rPr>
          <w:rFonts w:ascii="Calibri" w:cs="Calibri" w:eastAsia="Calibri" w:hAnsi="Calibri"/>
          <w:i/>
          <w:iCs/>
          <w:sz w:val="20"/>
          <w:szCs w:val="20"/>
        </w:rPr>
        <w:t xml:space="preserve">Three obligations of higher education teaching staff that are not a widened reading of any AILit competence</w:t>
      </w:r>
    </w:p>
    <w:p>
      <w:pPr>
        <w:spacing w:after="120" w:line="276"/>
      </w:pPr>
      <w:r>
        <w:rPr>
          <w:rFonts w:ascii="Calibri" w:cs="Calibri" w:eastAsia="Calibri" w:hAnsi="Calibri"/>
          <w:sz w:val="21"/>
          <w:szCs w:val="21"/>
        </w:rPr>
        <w:t xml:space="preserve">Stratum X is not a fifth domain and does not extend the AILit architecture. It is a short, explicitly labelled list of three obligations for which the widening mechanism fails: they are not the same cognitive operation performed on a new object, but operations the AILit Framework does not contain at all. Declaring them as a stratum is more honest than dressing them as domains, and keeping them to three keeps them readable as a footnote to the architecture rather than a second architecture.</w:t>
      </w:r>
    </w:p>
    <w:p>
      <w:pPr>
        <w:spacing w:after="200" w:line="276"/>
      </w:pPr>
      <w:r>
        <w:rPr>
          <w:rFonts w:ascii="Calibri" w:cs="Calibri" w:eastAsia="Calibri" w:hAnsi="Calibri"/>
          <w:b/>
          <w:bCs/>
          <w:sz w:val="18"/>
          <w:szCs w:val="18"/>
        </w:rPr>
        <w:t xml:space="preserve">Structural source: </w:t>
      </w:r>
      <w:r>
        <w:rPr>
          <w:rFonts w:ascii="Calibri" w:cs="Calibri" w:eastAsia="Calibri" w:hAnsi="Calibri"/>
          <w:sz w:val="18"/>
          <w:szCs w:val="18"/>
        </w:rPr>
        <w:t xml:space="preserve">EU AI Act (2024/1689) and GDPR; UNESCO AI-CFT 2.2, 3.2, 5.1–5.3; DigCompEdu 1.1–1.4; DigComp 2.2 1.1–1.3; KMK (2024) §2.3; Sun et al. (2026), Appendix E</w:t>
      </w:r>
    </w:p>
    <w:p>
      <w:pPr>
        <w:pStyle w:val="Heading3"/>
        <w:spacing w:after="60" w:before="240"/>
      </w:pPr>
      <w:r>
        <w:rPr>
          <w:rFonts w:ascii="Calibri" w:cs="Calibri" w:eastAsia="Calibri" w:hAnsi="Calibri"/>
        </w:rPr>
        <w:t xml:space="preserve">HET-X1 — Apply the legal framework for AI in higher education</w:t>
      </w:r>
    </w:p>
    <w:p>
      <w:pPr>
        <w:spacing w:after="120" w:line="276"/>
      </w:pPr>
      <w:r>
        <w:rPr>
          <w:rFonts w:ascii="Calibri" w:cs="Calibri" w:eastAsia="Calibri" w:hAnsi="Calibri"/>
          <w:b/>
          <w:bCs/>
          <w:i/>
          <w:iCs/>
          <w:color w:val="555555"/>
          <w:sz w:val="20"/>
          <w:szCs w:val="20"/>
        </w:rPr>
        <w:t xml:space="preserve">Den Rechtsrahmen für KI in der Hochschule anwenden</w:t>
      </w:r>
    </w:p>
    <w:p>
      <w:pPr>
        <w:spacing w:after="120" w:line="276"/>
      </w:pPr>
      <w:r>
        <w:rPr>
          <w:rFonts w:ascii="Calibri" w:cs="Calibri" w:eastAsia="Calibri" w:hAnsi="Calibri"/>
          <w:sz w:val="21"/>
          <w:szCs w:val="21"/>
        </w:rPr>
        <w:t xml:space="preserve">The capacity to identify which legal obligations apply to a concrete instance of AI use in an institution — the AI literacy duty, the prohibitions, the classification of a system as high-risk, the human oversight and deployer duties, and data protection law — and to act accordingly, including escalating cases that require institutional or legal review.</w:t>
      </w:r>
    </w:p>
    <w:p>
      <w:pPr>
        <w:spacing w:after="160" w:line="276"/>
      </w:pPr>
      <w:r>
        <w:rPr>
          <w:rFonts w:ascii="Calibri" w:cs="Calibri" w:eastAsia="Calibri" w:hAnsi="Calibri"/>
          <w:i/>
          <w:iCs/>
          <w:color w:val="555555"/>
          <w:sz w:val="19"/>
          <w:szCs w:val="19"/>
        </w:rPr>
        <w:t xml:space="preserve">Die Fähigkeit, zu bestimmen, welche rechtlichen Pflichten für einen konkreten Anwendungsfall von KI in der Institution gelten — die KI-Kompetenzpflicht, die Verbote, die Einstufung eines Systems als Hochrisiko, die Pflichten zu menschlicher Aufsicht und die Betreiberpflichten sowie das Datenschutzrecht — und entsprechend zu handeln, einschließlich der Eskalation von Fällen, die eine institutionelle oder juristische Prüfung erfordern.</w:t>
      </w:r>
    </w:p>
    <w:p>
      <w:pPr>
        <w:pBdr>
          <w:left w:val="single" w:color="7A4F9E" w:sz="18"/>
        </w:pBdr>
        <w:shd w:fill="F0E9F7" w:color="auto" w:val="clear"/>
        <w:spacing w:after="140"/>
      </w:pPr>
      <w:r>
        <w:rPr>
          <w:rFonts w:ascii="Calibri" w:cs="Calibri" w:eastAsia="Calibri" w:hAnsi="Calibri"/>
          <w:b/>
          <w:bCs/>
          <w:color w:val="7A4F9E"/>
          <w:sz w:val="19"/>
          <w:szCs w:val="19"/>
        </w:rPr>
        <w:t xml:space="preserve">Why the widening mechanism fails here. </w:t>
      </w:r>
      <w:r>
        <w:rPr>
          <w:rFonts w:ascii="Calibri" w:cs="Calibri" w:eastAsia="Calibri" w:hAnsi="Calibri"/>
          <w:sz w:val="19"/>
          <w:szCs w:val="19"/>
        </w:rPr>
        <w:t xml:space="preserve">The widening mechanism fails here. Applying a legal norm is not a widened reading of any AILit competence: the AILit Framework cites the EU AI Act as context and defines no legal competence. Folding law into HET-E7 would return law to ethics and reverse a decision this project has argued twice, with </w:t>
      </w:r>
      <w:del w:id="9248" w:author="HT" w:date="2026-08-21T00:00:00Z">
        <w:r>
          <w:rPr>
            <w:rFonts w:ascii="Calibri" w:cs="Calibri" w:eastAsia="Calibri" w:hAnsi="Calibri"/>
            <w:sz w:val="19"/>
            <w:szCs w:val="19"/>
          </w:rPr>
          <w:delText xml:space="preserve">independent corroboration from the AIssessment instrument (dimension CD6)</w:delText>
        </w:r>
      </w:del>
      <w:ins w:id="9249" w:author="HT" w:date="2026-08-21T00:00:00Z">
        <w:r>
          <w:rPr>
            <w:rFonts w:ascii="Calibri" w:cs="Calibri" w:eastAsia="Calibri" w:hAnsi="Calibri"/>
            <w:sz w:val="19"/>
            <w:szCs w:val="19"/>
          </w:rPr>
          <w:t xml:space="preserve">independent corroboration from the AIssessment instrument (a validated 64-item measurement scale for AI competence in higher education; its dimension CD6 is legal and regulatory knowledge)</w:t>
        </w:r>
      </w:ins>
      <w:r>
        <w:rPr>
          <w:rFonts w:ascii="Calibri" w:cs="Calibri" w:eastAsia="Calibri" w:hAnsi="Calibri"/>
          <w:sz w:val="19"/>
          <w:szCs w:val="19"/>
        </w:rPr>
        <w:t xml:space="preserve"> and the AI Literacy Heptagon (Legal &amp; Regulatory Knowledge).</w:t>
      </w:r>
    </w:p>
    <w:p>
      <w:pPr>
        <w:spacing w:after="140" w:line="276"/>
      </w:pPr>
      <w:r>
        <w:rPr>
          <w:rFonts w:ascii="Calibri" w:cs="Calibri" w:eastAsia="Calibri" w:hAnsi="Calibri"/>
          <w:b/>
          <w:bCs/>
          <w:sz w:val="18"/>
          <w:szCs w:val="18"/>
        </w:rPr>
        <w:t xml:space="preserve">Object span: </w:t>
      </w:r>
      <w:r>
        <w:rPr>
          <w:rFonts w:ascii="Calibri" w:cs="Calibri" w:eastAsia="Calibri" w:hAnsi="Calibri"/>
          <w:sz w:val="18"/>
          <w:szCs w:val="18"/>
        </w:rPr>
        <w:t xml:space="preserve">Spans all five objects; densest at O4 (assessment) and O5 (institution).</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F0E9F7"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F0E9F7"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7A4F9E"/>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Knows the obligations relevant to own practice (Arts. 4, 5, 14; GDPR) and the institution's rules.</w:t>
            </w:r>
          </w:p>
          <w:p>
            <w:pPr>
              <w:spacing w:after="0" w:line="276"/>
            </w:pPr>
            <w:r>
              <w:rPr>
                <w:rFonts w:ascii="Calibri" w:cs="Calibri" w:eastAsia="Calibri" w:hAnsi="Calibri"/>
                <w:i/>
                <w:iCs/>
                <w:color w:val="666666"/>
                <w:sz w:val="17"/>
                <w:szCs w:val="17"/>
              </w:rPr>
              <w:t xml:space="preserve">Kennt die für die eigene Praxis relevanten Pflichten (Art. 4, 5, 14; DSGVO) und die institutionellen Regeln.</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7A4F9E"/>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Assesses concrete use cases for high-risk classification and compliance and documents the assessment.</w:t>
            </w:r>
          </w:p>
          <w:p>
            <w:pPr>
              <w:spacing w:after="0" w:line="276"/>
            </w:pPr>
            <w:r>
              <w:rPr>
                <w:rFonts w:ascii="Calibri" w:cs="Calibri" w:eastAsia="Calibri" w:hAnsi="Calibri"/>
                <w:i/>
                <w:iCs/>
                <w:color w:val="666666"/>
                <w:sz w:val="17"/>
                <w:szCs w:val="17"/>
              </w:rPr>
              <w:t xml:space="preserve">Prüft konkrete Anwendungsfälle auf Hochrisiko-Einstufung und Compliance und dokumentiert die Prüfung.</w:t>
            </w:r>
          </w:p>
        </w:tc>
      </w:tr>
      <w:tr>
        <w:tc>
          <w:tcPr>
            <w:tcW w:type="dxa" w:w="1500"/>
            <w:tcMar>
              <w:top w:type="dxa" w:w="80"/>
              <w:left w:type="dxa" w:w="100"/>
              <w:bottom w:type="dxa" w:w="80"/>
              <w:right w:type="dxa" w:w="100"/>
            </w:tcMar>
          </w:tcPr>
          <w:p>
            <w:pPr>
              <w:spacing w:after="0" w:line="276"/>
            </w:pPr>
            <w:del w:id="9108" w:author="HT" w:date="2026-08-21T00:00:00Z">
              <w:r>
                <w:rPr>
                  <w:rFonts w:ascii="Calibri" w:cs="Calibri" w:eastAsia="Calibri" w:hAnsi="Calibri"/>
                  <w:b/>
                  <w:bCs/>
                  <w:color w:val="7A4F9E"/>
                  <w:sz w:val="18"/>
                  <w:szCs w:val="18"/>
                </w:rPr>
                <w:delText xml:space="preserve">Expert</w:delText>
              </w:r>
            </w:del>
            <w:ins w:id="9109" w:author="HT" w:date="2026-08-21T00:00:00Z">
              <w:r>
                <w:rPr>
                  <w:rFonts w:ascii="Calibri" w:cs="Calibri" w:eastAsia="Calibri" w:hAnsi="Calibri"/>
                  <w:b/>
                  <w:bCs/>
                  <w:color w:val="7A4F9E"/>
                  <w:sz w:val="18"/>
                  <w:szCs w:val="18"/>
                </w:rPr>
                <w:t xml:space="preserve">Advanced</w:t>
              </w:r>
            </w:ins>
          </w:p>
          <w:p>
            <w:pPr>
              <w:spacing w:after="0" w:line="276"/>
            </w:pPr>
            <w:del w:id="9042" w:author="HT" w:date="2026-08-21T00:00:00Z">
              <w:r>
                <w:rPr>
                  <w:rFonts w:ascii="Calibri" w:cs="Calibri" w:eastAsia="Calibri" w:hAnsi="Calibri"/>
                  <w:i/>
                  <w:iCs/>
                  <w:color w:val="888888"/>
                  <w:sz w:val="16"/>
                  <w:szCs w:val="16"/>
                </w:rPr>
                <w:delText xml:space="preserve">Expert:in</w:delText>
              </w:r>
            </w:del>
            <w:ins w:id="9043"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Contributes to institutional compliance procedures, including fundamental rights impact assessments (Art. 27).</w:t>
            </w:r>
          </w:p>
          <w:p>
            <w:pPr>
              <w:spacing w:after="0" w:line="276"/>
            </w:pPr>
            <w:r>
              <w:rPr>
                <w:rFonts w:ascii="Calibri" w:cs="Calibri" w:eastAsia="Calibri" w:hAnsi="Calibri"/>
                <w:i/>
                <w:iCs/>
                <w:color w:val="666666"/>
                <w:sz w:val="17"/>
                <w:szCs w:val="17"/>
              </w:rPr>
              <w:t xml:space="preserve">Wirkt an institutionellen Compliance-Verfahren mit, einschließlich Grundrechte-Folgenabschätzungen (Art. 27).</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F0E9F7" w:color="auto" w:val="clear"/>
            <w:tcMar>
              <w:top w:type="dxa" w:w="80"/>
              <w:left w:type="dxa" w:w="100"/>
              <w:bottom w:type="dxa" w:w="80"/>
              <w:right w:type="dxa" w:w="100"/>
            </w:tcMar>
          </w:tcPr>
          <w:p>
            <w:pPr>
              <w:spacing w:after="0"/>
            </w:pPr>
            <w:del w:id="9152" w:author="HT" w:date="2026-08-21T00:00:00Z">
              <w:r>
                <w:rPr>
                  <w:rFonts w:ascii="Calibri" w:cs="Calibri" w:eastAsia="Calibri" w:hAnsi="Calibri"/>
                  <w:b/>
                  <w:bCs/>
                  <w:color w:val="1A4A88"/>
                  <w:sz w:val="18"/>
                  <w:szCs w:val="18"/>
                </w:rPr>
                <w:delText xml:space="preserve">Perspective (Sun et al., 2026)</w:delText>
              </w:r>
            </w:del>
            <w:ins w:id="9153"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F0E9F7"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Ensures that own AI use is legally compliant and documented.</w:t>
            </w:r>
          </w:p>
          <w:p>
            <w:pPr>
              <w:spacing w:after="0" w:line="276"/>
            </w:pPr>
            <w:r>
              <w:rPr>
                <w:rFonts w:ascii="Calibri" w:cs="Calibri" w:eastAsia="Calibri" w:hAnsi="Calibri"/>
                <w:i/>
                <w:iCs/>
                <w:color w:val="666666"/>
                <w:sz w:val="17"/>
                <w:szCs w:val="17"/>
              </w:rPr>
              <w:t xml:space="preserve">Stellt sicher, dass die eigene KI-Nutzung rechtskonform und dokumentiert ist.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Communicates compliant usage rules and attribution requirements to students.</w:t>
            </w:r>
          </w:p>
          <w:p>
            <w:pPr>
              <w:spacing w:after="0" w:line="276"/>
            </w:pPr>
            <w:r>
              <w:rPr>
                <w:rFonts w:ascii="Calibri" w:cs="Calibri" w:eastAsia="Calibri" w:hAnsi="Calibri"/>
                <w:i/>
                <w:iCs/>
                <w:color w:val="666666"/>
                <w:sz w:val="17"/>
                <w:szCs w:val="17"/>
              </w:rPr>
              <w:t xml:space="preserve">Kommuniziert rechtskonforme Nutzungsregeln und Kennzeichnungspflichten gegenüber Studierenden.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Donor competences: KMK (2024) §2.3 (legal and data-protection literacy), UNESCO 2.2 (applying data protection regulations across the data lifecycle) and 1.2 (applying regulatory frameworks to evaluate AI tools). Answers criterion B6, which records that no reviewed framework has a discrete legal area.</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Gebergrößen: KMK (2024) §2.3 (Rechts- und Datenschutzkompetenz), UNESCO 2.2 (Anwendung von Datenschutzbestimmungen über den Datenlebenszyklus) und 1.2 (Anwendung regulatorischer Rahmen zur Bewertung von KI-Werkzeugen). Beantwortet Kriterium B6, wonach kein geprüfter Rahmen einen diskreten Rechtsbereich hat.</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KMK24-§2.3 · UN-2.2 · UN-1.2 · EU-AI-Act · GDPR</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KK-B6, KK-B5</w:t>
      </w:r>
    </w:p>
    <w:p>
      <w:pPr>
        <w:pStyle w:val="Heading3"/>
        <w:spacing w:after="60" w:before="240"/>
      </w:pPr>
      <w:r>
        <w:rPr>
          <w:rFonts w:ascii="Calibri" w:cs="Calibri" w:eastAsia="Calibri" w:hAnsi="Calibri"/>
        </w:rPr>
        <w:t xml:space="preserve">HET-X2 — Practise scholarly work with AI</w:t>
      </w:r>
    </w:p>
    <w:p>
      <w:pPr>
        <w:spacing w:after="120" w:line="276"/>
      </w:pPr>
      <w:r>
        <w:rPr>
          <w:rFonts w:ascii="Calibri" w:cs="Calibri" w:eastAsia="Calibri" w:hAnsi="Calibri"/>
          <w:b/>
          <w:bCs/>
          <w:i/>
          <w:iCs/>
          <w:color w:val="555555"/>
          <w:sz w:val="20"/>
          <w:szCs w:val="20"/>
        </w:rPr>
        <w:t xml:space="preserve">Wissenschaftliches Arbeiten mit KI praktizieren</w:t>
      </w:r>
    </w:p>
    <w:p>
      <w:pPr>
        <w:spacing w:after="120" w:line="276"/>
      </w:pPr>
      <w:r>
        <w:rPr>
          <w:rFonts w:ascii="Calibri" w:cs="Calibri" w:eastAsia="Calibri" w:hAnsi="Calibri"/>
          <w:sz w:val="21"/>
          <w:szCs w:val="21"/>
        </w:rPr>
        <w:t xml:space="preserve">The capacity to integrate AI into the research process — literature search and screening, data analysis, drafting and revision — in ways that preserve methodological rigour, source verifiability and reproducibility, and to teach that practice to students in research-methods and thesis contexts.</w:t>
      </w:r>
    </w:p>
    <w:p>
      <w:pPr>
        <w:spacing w:after="160" w:line="276"/>
      </w:pPr>
      <w:r>
        <w:rPr>
          <w:rFonts w:ascii="Calibri" w:cs="Calibri" w:eastAsia="Calibri" w:hAnsi="Calibri"/>
          <w:i/>
          <w:iCs/>
          <w:color w:val="555555"/>
          <w:sz w:val="19"/>
          <w:szCs w:val="19"/>
        </w:rPr>
        <w:t xml:space="preserve">Die Fähigkeit, KI in den Forschungsprozess zu integrieren — Literaturrecherche und -sichtung, Datenanalyse, Entwurf und Überarbeitung —, und zwar so, dass methodische Strenge, Quellenprüfbarkeit und Reproduzierbarkeit gewahrt bleiben, und diese Praxis Studierenden in Forschungsmethoden- und Abschlussarbeitskontexten zu vermitteln.</w:t>
      </w:r>
    </w:p>
    <w:p>
      <w:pPr>
        <w:pBdr>
          <w:left w:val="single" w:color="7A4F9E" w:sz="18"/>
        </w:pBdr>
        <w:shd w:fill="F0E9F7" w:color="auto" w:val="clear"/>
        <w:spacing w:after="140"/>
      </w:pPr>
      <w:r>
        <w:rPr>
          <w:rFonts w:ascii="Calibri" w:cs="Calibri" w:eastAsia="Calibri" w:hAnsi="Calibri"/>
          <w:b/>
          <w:bCs/>
          <w:color w:val="7A4F9E"/>
          <w:sz w:val="19"/>
          <w:szCs w:val="19"/>
        </w:rPr>
        <w:t xml:space="preserve">Why the widening mechanism fails here. </w:t>
      </w:r>
      <w:r>
        <w:rPr>
          <w:rFonts w:ascii="Calibri" w:cs="Calibri" w:eastAsia="Calibri" w:hAnsi="Calibri"/>
          <w:sz w:val="19"/>
          <w:szCs w:val="19"/>
        </w:rPr>
        <w:t xml:space="preserve">This is the borderline case. Research is arguably not a new cognitive operation but a new object, and the competence could be distributed across HET-C1, HET-C4 and HET-E3 under O5. It is kept discrete because methodological rigour and reproducibility are constitutive of the academic role rather than an application of it, and because distributing it would reverse a deviation already documented in v0.9 in response to the recorded gap that scholarly work is entirely absent from the AILit Framework. Sun et al. (2026) confirm the gap from the other side: their Delphi panel removed research and service categories from the framework (Table 5, session 3).</w:t>
      </w:r>
    </w:p>
    <w:p>
      <w:pPr>
        <w:spacing w:after="140" w:line="276"/>
      </w:pPr>
      <w:r>
        <w:rPr>
          <w:rFonts w:ascii="Calibri" w:cs="Calibri" w:eastAsia="Calibri" w:hAnsi="Calibri"/>
          <w:b/>
          <w:bCs/>
          <w:sz w:val="18"/>
          <w:szCs w:val="18"/>
        </w:rPr>
        <w:t xml:space="preserve">Object span: </w:t>
      </w:r>
      <w:r>
        <w:rPr>
          <w:rFonts w:ascii="Calibri" w:cs="Calibri" w:eastAsia="Calibri" w:hAnsi="Calibri"/>
          <w:sz w:val="18"/>
          <w:szCs w:val="18"/>
        </w:rPr>
        <w:t xml:space="preserve">Anchored in O5; reaches O3 and O4 in research-methods teaching and thesis supervision.</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F0E9F7"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F0E9F7"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7A4F9E"/>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Uses AI for literature search and text revision and verifies every reference against the source.</w:t>
            </w:r>
          </w:p>
          <w:p>
            <w:pPr>
              <w:spacing w:after="0" w:line="276"/>
            </w:pPr>
            <w:r>
              <w:rPr>
                <w:rFonts w:ascii="Calibri" w:cs="Calibri" w:eastAsia="Calibri" w:hAnsi="Calibri"/>
                <w:i/>
                <w:iCs/>
                <w:color w:val="666666"/>
                <w:sz w:val="17"/>
                <w:szCs w:val="17"/>
              </w:rPr>
              <w:t xml:space="preserve">Nutzt KI für Literaturrecherche und Textüberarbeitung und prüft jede Quellenangabe am Original.</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7A4F9E"/>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Integrates AI into defined steps of a research design and documents its use reproducibly.</w:t>
            </w:r>
          </w:p>
          <w:p>
            <w:pPr>
              <w:spacing w:after="0" w:line="276"/>
            </w:pPr>
            <w:r>
              <w:rPr>
                <w:rFonts w:ascii="Calibri" w:cs="Calibri" w:eastAsia="Calibri" w:hAnsi="Calibri"/>
                <w:i/>
                <w:iCs/>
                <w:color w:val="666666"/>
                <w:sz w:val="17"/>
                <w:szCs w:val="17"/>
              </w:rPr>
              <w:t xml:space="preserve">Integriert KI in definierte Schritte eines Forschungsdesigns und dokumentiert deren Einsatz reproduzierbar.</w:t>
            </w:r>
          </w:p>
        </w:tc>
      </w:tr>
      <w:tr>
        <w:tc>
          <w:tcPr>
            <w:tcW w:type="dxa" w:w="1500"/>
            <w:tcMar>
              <w:top w:type="dxa" w:w="80"/>
              <w:left w:type="dxa" w:w="100"/>
              <w:bottom w:type="dxa" w:w="80"/>
              <w:right w:type="dxa" w:w="100"/>
            </w:tcMar>
          </w:tcPr>
          <w:p>
            <w:pPr>
              <w:spacing w:after="0" w:line="276"/>
            </w:pPr>
            <w:del w:id="9110" w:author="HT" w:date="2026-08-21T00:00:00Z">
              <w:r>
                <w:rPr>
                  <w:rFonts w:ascii="Calibri" w:cs="Calibri" w:eastAsia="Calibri" w:hAnsi="Calibri"/>
                  <w:b/>
                  <w:bCs/>
                  <w:color w:val="7A4F9E"/>
                  <w:sz w:val="18"/>
                  <w:szCs w:val="18"/>
                </w:rPr>
                <w:delText xml:space="preserve">Expert</w:delText>
              </w:r>
            </w:del>
            <w:ins w:id="9111" w:author="HT" w:date="2026-08-21T00:00:00Z">
              <w:r>
                <w:rPr>
                  <w:rFonts w:ascii="Calibri" w:cs="Calibri" w:eastAsia="Calibri" w:hAnsi="Calibri"/>
                  <w:b/>
                  <w:bCs/>
                  <w:color w:val="7A4F9E"/>
                  <w:sz w:val="18"/>
                  <w:szCs w:val="18"/>
                </w:rPr>
                <w:t xml:space="preserve">Advanced</w:t>
              </w:r>
            </w:ins>
          </w:p>
          <w:p>
            <w:pPr>
              <w:spacing w:after="0" w:line="276"/>
            </w:pPr>
            <w:del w:id="9044" w:author="HT" w:date="2026-08-21T00:00:00Z">
              <w:r>
                <w:rPr>
                  <w:rFonts w:ascii="Calibri" w:cs="Calibri" w:eastAsia="Calibri" w:hAnsi="Calibri"/>
                  <w:i/>
                  <w:iCs/>
                  <w:color w:val="888888"/>
                  <w:sz w:val="16"/>
                  <w:szCs w:val="16"/>
                </w:rPr>
                <w:delText xml:space="preserve">Expert:in</w:delText>
              </w:r>
            </w:del>
            <w:ins w:id="9045"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Develops and disseminates methodological standards for AI-supported research in the discipline.</w:t>
            </w:r>
          </w:p>
          <w:p>
            <w:pPr>
              <w:spacing w:after="0" w:line="276"/>
            </w:pPr>
            <w:r>
              <w:rPr>
                <w:rFonts w:ascii="Calibri" w:cs="Calibri" w:eastAsia="Calibri" w:hAnsi="Calibri"/>
                <w:i/>
                <w:iCs/>
                <w:color w:val="666666"/>
                <w:sz w:val="17"/>
                <w:szCs w:val="17"/>
              </w:rPr>
              <w:t xml:space="preserve">Entwickelt methodische Standards für KI-gestützte Forschung im Fach und verbreitet sie.</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F0E9F7" w:color="auto" w:val="clear"/>
            <w:tcMar>
              <w:top w:type="dxa" w:w="80"/>
              <w:left w:type="dxa" w:w="100"/>
              <w:bottom w:type="dxa" w:w="80"/>
              <w:right w:type="dxa" w:w="100"/>
            </w:tcMar>
          </w:tcPr>
          <w:p>
            <w:pPr>
              <w:spacing w:after="0"/>
            </w:pPr>
            <w:del w:id="9154" w:author="HT" w:date="2026-08-21T00:00:00Z">
              <w:r>
                <w:rPr>
                  <w:rFonts w:ascii="Calibri" w:cs="Calibri" w:eastAsia="Calibri" w:hAnsi="Calibri"/>
                  <w:b/>
                  <w:bCs/>
                  <w:color w:val="1A4A88"/>
                  <w:sz w:val="18"/>
                  <w:szCs w:val="18"/>
                </w:rPr>
                <w:delText xml:space="preserve">Perspective (Sun et al., 2026)</w:delText>
              </w:r>
            </w:del>
            <w:ins w:id="9155"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F0E9F7"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Uses AI in own research without compromising verifiability or reproducibility.</w:t>
            </w:r>
          </w:p>
          <w:p>
            <w:pPr>
              <w:spacing w:after="0" w:line="276"/>
            </w:pPr>
            <w:r>
              <w:rPr>
                <w:rFonts w:ascii="Calibri" w:cs="Calibri" w:eastAsia="Calibri" w:hAnsi="Calibri"/>
                <w:i/>
                <w:iCs/>
                <w:color w:val="666666"/>
                <w:sz w:val="17"/>
                <w:szCs w:val="17"/>
              </w:rPr>
              <w:t xml:space="preserve">Nutzt KI in der eigenen Forschung ohne Einbußen an Prüfbarkeit und Reproduzierbarkeit.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Teaches students to develop, test and document a research design in dialogue with AI.</w:t>
            </w:r>
          </w:p>
          <w:p>
            <w:pPr>
              <w:spacing w:after="0" w:line="276"/>
            </w:pPr>
            <w:r>
              <w:rPr>
                <w:rFonts w:ascii="Calibri" w:cs="Calibri" w:eastAsia="Calibri" w:hAnsi="Calibri"/>
                <w:i/>
                <w:iCs/>
                <w:color w:val="666666"/>
                <w:sz w:val="17"/>
                <w:szCs w:val="17"/>
              </w:rPr>
              <w:t xml:space="preserve">Vermittelt Studierenden, ein Forschungsdesign im Dialog mit KI zu entwickeln, zu prüfen und zu dokumentieren.</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Primary donor: Sun et al. (2026), Appendix E — the worked Research Methods example, in which AI is used for research-question generation, methodological comparison, ethics-board rehearsal, design stress-testing and a documented Collaborative Research Design Journey. Supported by UNESCO 3.2 and DigComp 2.2 DC-1.1/1.2. Answers criterion A4.</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Primärer Geber: Sun et al. (2026), Anhang E — das ausgearbeitete Beispiel eines Forschungsmethodenkurses, in dem KI zur Generierung von Forschungsfragen, zum Methodenvergleich, zur Ethikkommissions-Simulation, zum Stresstest des Designs und für eine dokumentierte Collaborative Research Design Journey genutzt wird. Gestützt durch UNESCO 3.2 und DigComp 2.2 DC-1.1/1.2. Beantwortet Kriterium A4.</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Sun-E · UN-3.2 · DC-1.1 · DC-1.2 · DCE-1.3</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KK-A4, KK-B4, KK-B2</w:t>
      </w:r>
    </w:p>
    <w:p>
      <w:pPr>
        <w:pStyle w:val="Heading3"/>
        <w:spacing w:after="60" w:before="240"/>
      </w:pPr>
      <w:r>
        <w:rPr>
          <w:rFonts w:ascii="Calibri" w:cs="Calibri" w:eastAsia="Calibri" w:hAnsi="Calibri"/>
        </w:rPr>
        <w:t xml:space="preserve">HET-X3 — Develop professionally and collaboratively with AI</w:t>
      </w:r>
    </w:p>
    <w:p>
      <w:pPr>
        <w:spacing w:after="120" w:line="276"/>
      </w:pPr>
      <w:r>
        <w:rPr>
          <w:rFonts w:ascii="Calibri" w:cs="Calibri" w:eastAsia="Calibri" w:hAnsi="Calibri"/>
          <w:b/>
          <w:bCs/>
          <w:i/>
          <w:iCs/>
          <w:color w:val="555555"/>
          <w:sz w:val="20"/>
          <w:szCs w:val="20"/>
        </w:rPr>
        <w:t xml:space="preserve">Sich mit KI professionell und kollaborativ weiterentwickeln</w:t>
      </w:r>
    </w:p>
    <w:p>
      <w:pPr>
        <w:spacing w:after="120" w:line="276"/>
      </w:pPr>
      <w:r>
        <w:rPr>
          <w:rFonts w:ascii="Calibri" w:cs="Calibri" w:eastAsia="Calibri" w:hAnsi="Calibri"/>
          <w:sz w:val="21"/>
          <w:szCs w:val="21"/>
        </w:rPr>
        <w:t xml:space="preserve">The capacity to sustain one's own professional development in a field that changes faster than formal curricula — identifying own learning needs, using AI to support that learning, and contributing to and learning from professional communities in which AI-related teaching experience is shared. Under the double-decker principle, the teacher's own learning about AI is itself made visible as a teaching object.</w:t>
      </w:r>
    </w:p>
    <w:p>
      <w:pPr>
        <w:spacing w:after="160" w:line="276"/>
      </w:pPr>
      <w:r>
        <w:rPr>
          <w:rFonts w:ascii="Calibri" w:cs="Calibri" w:eastAsia="Calibri" w:hAnsi="Calibri"/>
          <w:i/>
          <w:iCs/>
          <w:color w:val="555555"/>
          <w:sz w:val="19"/>
          <w:szCs w:val="19"/>
        </w:rPr>
        <w:t xml:space="preserve">Die Fähigkeit, die eigene professionelle Entwicklung in einem Feld aufrechtzuerhalten, das sich schneller wandelt als formale Curricula — eigene Lernbedarfe zu erkennen, KI zur Unterstützung dieses Lernens zu nutzen und in professionellen Gemeinschaften mitzuwirken, in denen KI-bezogene Lehrerfahrung geteilt wird. Nach dem Double-Decker-Prinzip wird das eigene Lernen über KI selbst als Lehrgegenstand sichtbar gemacht.</w:t>
      </w:r>
    </w:p>
    <w:p>
      <w:pPr>
        <w:pBdr>
          <w:left w:val="single" w:color="7A4F9E" w:sz="18"/>
        </w:pBdr>
        <w:shd w:fill="F0E9F7" w:color="auto" w:val="clear"/>
        <w:spacing w:after="140"/>
      </w:pPr>
      <w:r>
        <w:rPr>
          <w:rFonts w:ascii="Calibri" w:cs="Calibri" w:eastAsia="Calibri" w:hAnsi="Calibri"/>
          <w:b/>
          <w:bCs/>
          <w:color w:val="7A4F9E"/>
          <w:sz w:val="19"/>
          <w:szCs w:val="19"/>
        </w:rPr>
        <w:t xml:space="preserve">Why the widening mechanism fails here. </w:t>
      </w:r>
      <w:r>
        <w:rPr>
          <w:rFonts w:ascii="Calibri" w:cs="Calibri" w:eastAsia="Calibri" w:hAnsi="Calibri"/>
          <w:sz w:val="19"/>
          <w:szCs w:val="19"/>
        </w:rPr>
        <w:t xml:space="preserve">The widening mechanism fails here too. Continuing professional development is not an operation performed on an object of academic work; it is an operation performed on the practitioner. The AILit Framework addresses teachers in its Roles and Responsibilities section rather than as competence bearers, so there is no host competence to widen. UNESCO Area 5 and DigCompEdu Area 1 do define the competence, which is why it can be stated at all.</w:t>
      </w:r>
    </w:p>
    <w:p>
      <w:pPr>
        <w:spacing w:after="140" w:line="276"/>
      </w:pPr>
      <w:r>
        <w:rPr>
          <w:rFonts w:ascii="Calibri" w:cs="Calibri" w:eastAsia="Calibri" w:hAnsi="Calibri"/>
          <w:b/>
          <w:bCs/>
          <w:sz w:val="18"/>
          <w:szCs w:val="18"/>
        </w:rPr>
        <w:t xml:space="preserve">Object span: </w:t>
      </w:r>
      <w:r>
        <w:rPr>
          <w:rFonts w:ascii="Calibri" w:cs="Calibri" w:eastAsia="Calibri" w:hAnsi="Calibri"/>
          <w:sz w:val="18"/>
          <w:szCs w:val="18"/>
        </w:rPr>
        <w:t xml:space="preserve">Anchored in O1 and O5; the double-decker principle makes it visible in O3.</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00"/>
        <w:gridCol w:w="7860"/>
      </w:tblGrid>
      <w:tr>
        <w:trPr>
          <w:tblHeader/>
        </w:trPr>
        <w:tc>
          <w:tcPr>
            <w:tcW w:type="dxa" w:w="1500"/>
            <w:shd w:fill="F0E9F7"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Level</w:t>
            </w:r>
          </w:p>
        </w:tc>
        <w:tc>
          <w:tcPr>
            <w:tcW w:type="dxa" w:w="7860"/>
            <w:shd w:fill="F0E9F7"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Descriptor</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7A4F9E"/>
                <w:sz w:val="18"/>
                <w:szCs w:val="18"/>
              </w:rPr>
              <w:t xml:space="preserve">Foundation</w:t>
            </w:r>
          </w:p>
          <w:p>
            <w:pPr>
              <w:spacing w:after="0" w:line="276"/>
            </w:pPr>
            <w:r>
              <w:rPr>
                <w:rFonts w:ascii="Calibri" w:cs="Calibri" w:eastAsia="Calibri" w:hAnsi="Calibri"/>
                <w:i/>
                <w:iCs/>
                <w:color w:val="888888"/>
                <w:sz w:val="16"/>
                <w:szCs w:val="16"/>
              </w:rPr>
              <w:t xml:space="preserve">Grundlagen</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Identifies own learning needs regarding AI and uses AI-supported resources to address them.</w:t>
            </w:r>
          </w:p>
          <w:p>
            <w:pPr>
              <w:spacing w:after="0" w:line="276"/>
            </w:pPr>
            <w:r>
              <w:rPr>
                <w:rFonts w:ascii="Calibri" w:cs="Calibri" w:eastAsia="Calibri" w:hAnsi="Calibri"/>
                <w:i/>
                <w:iCs/>
                <w:color w:val="666666"/>
                <w:sz w:val="17"/>
                <w:szCs w:val="17"/>
              </w:rPr>
              <w:t xml:space="preserve">Erkennt eigene Lernbedarfe zu KI und nutzt KI-gestützte Ressourcen, um sie zu bearbeiten.</w:t>
            </w:r>
          </w:p>
        </w:tc>
      </w:tr>
      <w:tr>
        <w:tc>
          <w:tcPr>
            <w:tcW w:type="dxa" w:w="1500"/>
            <w:tcMar>
              <w:top w:type="dxa" w:w="80"/>
              <w:left w:type="dxa" w:w="100"/>
              <w:bottom w:type="dxa" w:w="80"/>
              <w:right w:type="dxa" w:w="100"/>
            </w:tcMar>
          </w:tcPr>
          <w:p>
            <w:pPr>
              <w:spacing w:after="0" w:line="276"/>
            </w:pPr>
            <w:r>
              <w:rPr>
                <w:rFonts w:ascii="Calibri" w:cs="Calibri" w:eastAsia="Calibri" w:hAnsi="Calibri"/>
                <w:b/>
                <w:bCs/>
                <w:color w:val="7A4F9E"/>
                <w:sz w:val="18"/>
                <w:szCs w:val="18"/>
              </w:rPr>
              <w:t xml:space="preserve">Applied</w:t>
            </w:r>
          </w:p>
          <w:p>
            <w:pPr>
              <w:spacing w:after="0" w:line="276"/>
            </w:pPr>
            <w:r>
              <w:rPr>
                <w:rFonts w:ascii="Calibri" w:cs="Calibri" w:eastAsia="Calibri" w:hAnsi="Calibri"/>
                <w:i/>
                <w:iCs/>
                <w:color w:val="888888"/>
                <w:sz w:val="16"/>
                <w:szCs w:val="16"/>
              </w:rPr>
              <w:t xml:space="preserve">Angewandt</w:t>
            </w:r>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Shares AI teaching experience in professional communities and co-develops materials with colleagues.</w:t>
            </w:r>
          </w:p>
          <w:p>
            <w:pPr>
              <w:spacing w:after="0" w:line="276"/>
            </w:pPr>
            <w:r>
              <w:rPr>
                <w:rFonts w:ascii="Calibri" w:cs="Calibri" w:eastAsia="Calibri" w:hAnsi="Calibri"/>
                <w:i/>
                <w:iCs/>
                <w:color w:val="666666"/>
                <w:sz w:val="17"/>
                <w:szCs w:val="17"/>
              </w:rPr>
              <w:t xml:space="preserve">Teilt KI-bezogene Lehrerfahrung in Professional Communities und entwickelt Materialien gemeinsam mit Kolleg:innen.</w:t>
            </w:r>
          </w:p>
        </w:tc>
      </w:tr>
      <w:tr>
        <w:tc>
          <w:tcPr>
            <w:tcW w:type="dxa" w:w="1500"/>
            <w:tcMar>
              <w:top w:type="dxa" w:w="80"/>
              <w:left w:type="dxa" w:w="100"/>
              <w:bottom w:type="dxa" w:w="80"/>
              <w:right w:type="dxa" w:w="100"/>
            </w:tcMar>
          </w:tcPr>
          <w:p>
            <w:pPr>
              <w:spacing w:after="0" w:line="276"/>
            </w:pPr>
            <w:del w:id="9112" w:author="HT" w:date="2026-08-21T00:00:00Z">
              <w:r>
                <w:rPr>
                  <w:rFonts w:ascii="Calibri" w:cs="Calibri" w:eastAsia="Calibri" w:hAnsi="Calibri"/>
                  <w:b/>
                  <w:bCs/>
                  <w:color w:val="7A4F9E"/>
                  <w:sz w:val="18"/>
                  <w:szCs w:val="18"/>
                </w:rPr>
                <w:delText xml:space="preserve">Expert</w:delText>
              </w:r>
            </w:del>
            <w:ins w:id="9113" w:author="HT" w:date="2026-08-21T00:00:00Z">
              <w:r>
                <w:rPr>
                  <w:rFonts w:ascii="Calibri" w:cs="Calibri" w:eastAsia="Calibri" w:hAnsi="Calibri"/>
                  <w:b/>
                  <w:bCs/>
                  <w:color w:val="7A4F9E"/>
                  <w:sz w:val="18"/>
                  <w:szCs w:val="18"/>
                </w:rPr>
                <w:t xml:space="preserve">Advanced</w:t>
              </w:r>
            </w:ins>
          </w:p>
          <w:p>
            <w:pPr>
              <w:spacing w:after="0" w:line="276"/>
            </w:pPr>
            <w:del w:id="9046" w:author="HT" w:date="2026-08-21T00:00:00Z">
              <w:r>
                <w:rPr>
                  <w:rFonts w:ascii="Calibri" w:cs="Calibri" w:eastAsia="Calibri" w:hAnsi="Calibri"/>
                  <w:i/>
                  <w:iCs/>
                  <w:color w:val="888888"/>
                  <w:sz w:val="16"/>
                  <w:szCs w:val="16"/>
                </w:rPr>
                <w:delText xml:space="preserve">Expert:in</w:delText>
              </w:r>
            </w:del>
            <w:ins w:id="9047" w:author="HT" w:date="2026-08-21T00:00:00Z">
              <w:r>
                <w:rPr>
                  <w:rFonts w:ascii="Calibri" w:cs="Calibri" w:eastAsia="Calibri" w:hAnsi="Calibri"/>
                  <w:i/>
                  <w:iCs/>
                  <w:color w:val="888888"/>
                  <w:sz w:val="16"/>
                  <w:szCs w:val="16"/>
                </w:rPr>
                <w:t xml:space="preserve">Fortgeschritten</w:t>
              </w:r>
            </w:ins>
          </w:p>
        </w:tc>
        <w:tc>
          <w:tcPr>
            <w:tcW w:type="dxa" w:w="7860"/>
            <w:tcMar>
              <w:top w:type="dxa" w:w="80"/>
              <w:left w:type="dxa" w:w="100"/>
              <w:bottom w:type="dxa" w:w="80"/>
              <w:right w:type="dxa" w:w="100"/>
            </w:tcMar>
          </w:tcPr>
          <w:p>
            <w:pPr>
              <w:spacing w:after="0" w:line="276"/>
            </w:pPr>
            <w:r>
              <w:rPr>
                <w:rFonts w:ascii="Calibri" w:cs="Calibri" w:eastAsia="Calibri" w:hAnsi="Calibri"/>
                <w:sz w:val="18"/>
                <w:szCs w:val="18"/>
              </w:rPr>
              <w:t xml:space="preserve">Designs and leads AI-related professional development programmes and mentors colleagues.</w:t>
            </w:r>
          </w:p>
          <w:p>
            <w:pPr>
              <w:spacing w:after="0" w:line="276"/>
            </w:pPr>
            <w:r>
              <w:rPr>
                <w:rFonts w:ascii="Calibri" w:cs="Calibri" w:eastAsia="Calibri" w:hAnsi="Calibri"/>
                <w:i/>
                <w:iCs/>
                <w:color w:val="666666"/>
                <w:sz w:val="17"/>
                <w:szCs w:val="17"/>
              </w:rPr>
              <w:t xml:space="preserve">Konzipiert und leitet KI-bezogene Weiterbildungsprogramme und begleitet Kolleg:innen als Mentor:in.</w:t>
            </w:r>
          </w:p>
        </w:tc>
      </w:tr>
    </w:tbl>
    <w:p>
      <w:pPr>
        <w:spacing w:after="120" w:line="276"/>
      </w:pPr>
      <w:r>
        <w:rPr>
          <w:rFonts w:ascii="Calibri" w:cs="Calibri" w:eastAsia="Calibri" w:hAnsi="Calibri"/>
          <w:sz w:val="21"/>
          <w:szCs w:val="21"/>
        </w:rPr>
        <w:t xml:space="preserve"/>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400"/>
        <w:gridCol w:w="6960"/>
      </w:tblGrid>
      <w:tr>
        <w:trPr>
          <w:tblHeader/>
        </w:trPr>
        <w:tc>
          <w:tcPr>
            <w:tcW w:type="dxa" w:w="2400"/>
            <w:shd w:fill="F0E9F7" w:color="auto" w:val="clear"/>
            <w:tcMar>
              <w:top w:type="dxa" w:w="80"/>
              <w:left w:type="dxa" w:w="100"/>
              <w:bottom w:type="dxa" w:w="80"/>
              <w:right w:type="dxa" w:w="100"/>
            </w:tcMar>
          </w:tcPr>
          <w:p>
            <w:pPr>
              <w:spacing w:after="0"/>
            </w:pPr>
            <w:del w:id="9156" w:author="HT" w:date="2026-08-21T00:00:00Z">
              <w:r>
                <w:rPr>
                  <w:rFonts w:ascii="Calibri" w:cs="Calibri" w:eastAsia="Calibri" w:hAnsi="Calibri"/>
                  <w:b/>
                  <w:bCs/>
                  <w:color w:val="1A4A88"/>
                  <w:sz w:val="18"/>
                  <w:szCs w:val="18"/>
                </w:rPr>
                <w:delText xml:space="preserve">Perspective (Sun et al., 2026)</w:delText>
              </w:r>
            </w:del>
            <w:ins w:id="9157" w:author="HT" w:date="2026-08-21T00:00:00Z">
              <w:r>
                <w:rPr>
                  <w:rFonts w:ascii="Calibri" w:cs="Calibri" w:eastAsia="Calibri" w:hAnsi="Calibri"/>
                  <w:b/>
                  <w:bCs/>
                  <w:color w:val="1A4A88"/>
                  <w:sz w:val="18"/>
                  <w:szCs w:val="18"/>
                </w:rPr>
                <w:t xml:space="preserve">Perspective (axis after Sun et al., 2026 — statements formulated for the HETAICF)</w:t>
              </w:r>
            </w:ins>
          </w:p>
        </w:tc>
        <w:tc>
          <w:tcPr>
            <w:tcW w:type="dxa" w:w="6960"/>
            <w:shd w:fill="F0E9F7"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Statement</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P1 — Own proficiency</w:t>
            </w:r>
          </w:p>
          <w:p>
            <w:pPr>
              <w:spacing w:after="0" w:line="276"/>
            </w:pPr>
            <w:r>
              <w:rPr>
                <w:rFonts w:ascii="Calibri" w:cs="Calibri" w:eastAsia="Calibri" w:hAnsi="Calibri"/>
                <w:i/>
                <w:iCs/>
                <w:color w:val="888888"/>
                <w:sz w:val="16"/>
                <w:szCs w:val="16"/>
              </w:rPr>
              <w:t xml:space="preserve">Eigene Kompetenz</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Treats own AI competence as something to be maintained rather than acquired once.</w:t>
            </w:r>
          </w:p>
          <w:p>
            <w:pPr>
              <w:spacing w:after="0" w:line="276"/>
            </w:pPr>
            <w:r>
              <w:rPr>
                <w:rFonts w:ascii="Calibri" w:cs="Calibri" w:eastAsia="Calibri" w:hAnsi="Calibri"/>
                <w:i/>
                <w:iCs/>
                <w:color w:val="666666"/>
                <w:sz w:val="17"/>
                <w:szCs w:val="17"/>
              </w:rPr>
              <w:t xml:space="preserve">Behandelt die eigene KI-Kompetenz als dauerhaft zu pflegend und nicht als einmalig erworben.</w:t>
            </w:r>
          </w:p>
        </w:tc>
      </w:tr>
      <w:tr>
        <w:tc>
          <w:tcPr>
            <w:tcW w:type="dxa" w:w="2400"/>
            <w:shd w:fill="F4F6F8" w:color="auto" w:val="clear"/>
            <w:tcMar>
              <w:top w:type="dxa" w:w="80"/>
              <w:left w:type="dxa" w:w="100"/>
              <w:bottom w:type="dxa" w:w="80"/>
              <w:right w:type="dxa" w:w="100"/>
            </w:tcMar>
          </w:tcPr>
          <w:p>
            <w:pPr>
              <w:spacing w:after="0" w:line="276"/>
            </w:pPr>
            <w:r>
              <w:rPr>
                <w:rFonts w:ascii="Calibri" w:cs="Calibri" w:eastAsia="Calibri" w:hAnsi="Calibri"/>
                <w:b/>
                <w:bCs/>
                <w:sz w:val="18"/>
                <w:szCs w:val="18"/>
              </w:rPr>
              <w:t xml:space="preserve">P2 — Empowering students</w:t>
            </w:r>
          </w:p>
          <w:p>
            <w:pPr>
              <w:spacing w:after="0" w:line="276"/>
            </w:pPr>
            <w:r>
              <w:rPr>
                <w:rFonts w:ascii="Calibri" w:cs="Calibri" w:eastAsia="Calibri" w:hAnsi="Calibri"/>
                <w:i/>
                <w:iCs/>
                <w:color w:val="888888"/>
                <w:sz w:val="16"/>
                <w:szCs w:val="16"/>
              </w:rPr>
              <w:t xml:space="preserve">Befähigung Studierender</w:t>
            </w:r>
          </w:p>
        </w:tc>
        <w:tc>
          <w:tcPr>
            <w:tcW w:type="dxa" w:w="6960"/>
            <w:tcMar>
              <w:top w:type="dxa" w:w="80"/>
              <w:left w:type="dxa" w:w="100"/>
              <w:bottom w:type="dxa" w:w="80"/>
              <w:right w:type="dxa" w:w="100"/>
            </w:tcMar>
          </w:tcPr>
          <w:p>
            <w:pPr>
              <w:spacing w:after="0" w:line="276"/>
            </w:pPr>
            <w:r>
              <w:rPr>
                <w:rFonts w:ascii="Calibri" w:cs="Calibri" w:eastAsia="Calibri" w:hAnsi="Calibri"/>
                <w:sz w:val="18"/>
                <w:szCs w:val="18"/>
              </w:rPr>
              <w:t xml:space="preserve">Makes own learning process about AI visible to students as a model of lifelong learning.</w:t>
            </w:r>
          </w:p>
          <w:p>
            <w:pPr>
              <w:spacing w:after="0" w:line="276"/>
            </w:pPr>
            <w:r>
              <w:rPr>
                <w:rFonts w:ascii="Calibri" w:cs="Calibri" w:eastAsia="Calibri" w:hAnsi="Calibri"/>
                <w:i/>
                <w:iCs/>
                <w:color w:val="666666"/>
                <w:sz w:val="17"/>
                <w:szCs w:val="17"/>
              </w:rPr>
              <w:t xml:space="preserve">Macht den eigenen Lernprozess über KI für Studierende als Modell lebenslangen Lernens sichtbar.</w:t>
            </w:r>
          </w:p>
        </w:tc>
      </w:tr>
    </w:tbl>
    <w:p>
      <w:pPr>
        <w:spacing w:after="120" w:line="276"/>
      </w:pPr>
      <w:r>
        <w:rPr>
          <w:rFonts w:ascii="Calibri" w:cs="Calibri" w:eastAsia="Calibri" w:hAnsi="Calibri"/>
          <w:sz w:val="21"/>
          <w:szCs w:val="21"/>
        </w:rPr>
        <w:t xml:space="preserve"/>
      </w:r>
    </w:p>
    <w:p>
      <w:pPr>
        <w:spacing w:after="60" w:line="276"/>
      </w:pPr>
      <w:r>
        <w:rPr>
          <w:rFonts w:ascii="Calibri" w:cs="Calibri" w:eastAsia="Calibri" w:hAnsi="Calibri"/>
          <w:b/>
          <w:bCs/>
          <w:sz w:val="19"/>
          <w:szCs w:val="19"/>
        </w:rPr>
        <w:t xml:space="preserve">Provenance. </w:t>
      </w:r>
      <w:r>
        <w:rPr>
          <w:rFonts w:ascii="Calibri" w:cs="Calibri" w:eastAsia="Calibri" w:hAnsi="Calibri"/>
          <w:sz w:val="19"/>
          <w:szCs w:val="19"/>
        </w:rPr>
        <w:t xml:space="preserve">Donor competences: UNESCO 5.1–5.3 (AI for personal, collaborative and leadership-level CPD), DigCompEdu 1.1/1.2/1.4 and ICT-CFT A6. Sun et al. (2026, Appendix A, Advanced) supplies the sharing of insights on AI–human collaboration in professional learning communities; the double-decker principle is from KMK (2021) §1.4 via DACT Area 6.</w:t>
      </w:r>
    </w:p>
    <w:p>
      <w:pPr>
        <w:spacing w:after="60" w:line="276"/>
      </w:pPr>
      <w:r>
        <w:rPr>
          <w:rFonts w:ascii="Calibri" w:cs="Calibri" w:eastAsia="Calibri" w:hAnsi="Calibri"/>
          <w:b/>
          <w:bCs/>
          <w:color w:val="666666"/>
          <w:sz w:val="18"/>
          <w:szCs w:val="18"/>
        </w:rPr>
        <w:t xml:space="preserve">Herkunft. </w:t>
      </w:r>
      <w:r>
        <w:rPr>
          <w:rFonts w:ascii="Calibri" w:cs="Calibri" w:eastAsia="Calibri" w:hAnsi="Calibri"/>
          <w:i/>
          <w:iCs/>
          <w:color w:val="666666"/>
          <w:sz w:val="18"/>
          <w:szCs w:val="18"/>
        </w:rPr>
        <w:t xml:space="preserve">Gebergrößen: UNESCO 5.1–5.3 (KI für persönliche, kollaborative und leitungsbezogene Weiterbildung), DigCompEdu 1.1/1.2/1.4 und ICT-CFT A6. Sun et al. (2026, Anhang A, Advanced) liefert das Teilen von Erkenntnissen zur Mensch-KI-Kollaboration in Professional Learning Communities; das Double-Decker-Prinzip stammt aus KMK (2021) §1.4 über DACT Bereich 6.</w:t>
      </w:r>
    </w:p>
    <w:p>
      <w:pPr>
        <w:spacing w:after="220" w:line="276"/>
      </w:pPr>
      <w:r>
        <w:rPr>
          <w:rFonts w:ascii="Calibri" w:cs="Calibri" w:eastAsia="Calibri" w:hAnsi="Calibri"/>
          <w:b/>
          <w:bCs/>
          <w:sz w:val="18"/>
          <w:szCs w:val="18"/>
        </w:rPr>
        <w:t xml:space="preserve">Source IDs: </w:t>
      </w:r>
      <w:r>
        <w:rPr>
          <w:rFonts w:ascii="Calibri" w:cs="Calibri" w:eastAsia="Calibri" w:hAnsi="Calibri"/>
          <w:sz w:val="18"/>
          <w:szCs w:val="18"/>
        </w:rPr>
        <w:t xml:space="preserve">UN-5.1 · UN-5.2 · UN-5.3 · DCE-1.1 · DCE-1.2 · DCE-1.4 · ICT-A6 · Sun-A(Advanced)</w:t>
      </w:r>
      <w:r>
        <w:rPr>
          <w:rFonts w:ascii="Calibri" w:cs="Calibri" w:eastAsia="Calibri" w:hAnsi="Calibri"/>
          <w:b/>
          <w:bCs/>
          <w:sz w:val="18"/>
          <w:szCs w:val="18"/>
        </w:rPr>
        <w:t xml:space="preserve">   |   Criteria catalogue: </w:t>
      </w:r>
      <w:r>
        <w:rPr>
          <w:rFonts w:ascii="Calibri" w:cs="Calibri" w:eastAsia="Calibri" w:hAnsi="Calibri"/>
          <w:sz w:val="18"/>
          <w:szCs w:val="18"/>
        </w:rPr>
        <w:t xml:space="preserve">KK-B10</w:t>
      </w:r>
    </w:p>
    <w:p>
      <w:pPr>
        <w:pStyle w:val="Heading1"/>
        <w:pageBreakBefore/>
        <w:spacing w:after="140" w:before="280"/>
      </w:pPr>
      <w:r>
        <w:rPr>
          <w:rFonts w:ascii="Calibri" w:cs="Calibri" w:eastAsia="Calibri" w:hAnsi="Calibri"/>
        </w:rPr>
        <w:t xml:space="preserve">5 · The 19 × 5 Coverage Grid</w:t>
      </w:r>
    </w:p>
    <w:p>
      <w:pPr>
        <w:spacing w:after="120" w:line="276"/>
      </w:pPr>
      <w:r>
        <w:rPr>
          <w:rFonts w:ascii="Calibri" w:cs="Calibri" w:eastAsia="Calibri" w:hAnsi="Calibri"/>
          <w:sz w:val="21"/>
          <w:szCs w:val="21"/>
        </w:rPr>
        <w:t xml:space="preserve">The grid below shows which objects each core competence operates on. Its practical use is gap analysis: mapped against a material inventory, an empty column in a domain reveals that nothing in the collection addresses, for example, Shape AI on the assessment object. A flat list of competences cannot show this.</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560"/>
        <w:gridCol w:w="1560"/>
        <w:gridCol w:w="1560"/>
        <w:gridCol w:w="1560"/>
        <w:gridCol w:w="1560"/>
        <w:gridCol w:w="1560"/>
      </w:tblGrid>
      <w:tr>
        <w:trPr>
          <w:tblHeader/>
        </w:trPr>
        <w:tc>
          <w:tcPr>
            <w:tcW w:type="dxa" w:w="15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Competence</w:t>
            </w:r>
          </w:p>
        </w:tc>
        <w:tc>
          <w:tcPr>
            <w:tcW w:type="dxa" w:w="15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O1 Own practice</w:t>
            </w:r>
          </w:p>
        </w:tc>
        <w:tc>
          <w:tcPr>
            <w:tcW w:type="dxa" w:w="15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O2 Design</w:t>
            </w:r>
          </w:p>
        </w:tc>
        <w:tc>
          <w:tcPr>
            <w:tcW w:type="dxa" w:w="15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O3 Teaching</w:t>
            </w:r>
          </w:p>
        </w:tc>
        <w:tc>
          <w:tcPr>
            <w:tcW w:type="dxa" w:w="15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O4 Assessment</w:t>
            </w:r>
          </w:p>
        </w:tc>
        <w:tc>
          <w:tcPr>
            <w:tcW w:type="dxa" w:w="15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O5 Institution</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HET-E1</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HET-E2</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HET-E3</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HET-E4</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HET-E5</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HET-E6</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HET-E7</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HET-C1</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HET-C2</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HET-C3</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HET-C4</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HET-M1</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HET-M2</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HET-M3</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HET-M4</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HET-S1</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HET-S2</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HET-S3</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r>
      <w:tr>
        <w:tc>
          <w:tcPr>
            <w:tcW w:type="dxa" w:w="156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HET-S4</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EAF1F9" w:color="auto" w:val="clear"/>
            <w:tcMar>
              <w:top w:type="dxa" w:w="80"/>
              <w:left w:type="dxa" w:w="100"/>
              <w:bottom w:type="dxa" w:w="80"/>
              <w:right w:type="dxa" w:w="100"/>
            </w:tcMar>
          </w:tcPr>
          <w:p>
            <w:pPr>
              <w:spacing w:after="0" w:line="276"/>
            </w:pPr>
            <w:r>
              <w:rPr>
                <w:rFonts w:ascii="Calibri" w:cs="Calibri" w:eastAsia="Calibri" w:hAnsi="Calibri"/>
                <w:b/>
                <w:bCs/>
                <w:color w:val="1A4A88"/>
                <w:sz w:val="22"/>
                <w:szCs w:val="22"/>
              </w:rPr>
              <w:t xml:space="preserve">●</w:t>
            </w:r>
          </w:p>
        </w:tc>
      </w:tr>
      <w:tr>
        <w:tc>
          <w:tcPr>
            <w:tcW w:type="dxa" w:w="1560"/>
            <w:shd w:fill="F0E9F7" w:color="auto" w:val="clear"/>
            <w:tcMar>
              <w:top w:type="dxa" w:w="80"/>
              <w:left w:type="dxa" w:w="100"/>
              <w:bottom w:type="dxa" w:w="80"/>
              <w:right w:type="dxa" w:w="100"/>
            </w:tcMar>
          </w:tcPr>
          <w:p>
            <w:pPr>
              <w:spacing w:after="0" w:line="276"/>
            </w:pPr>
            <w:r>
              <w:rPr>
                <w:rFonts w:ascii="Calibri" w:cs="Calibri" w:eastAsia="Calibri" w:hAnsi="Calibri"/>
                <w:b/>
                <w:bCs/>
                <w:color w:val="7A4F9E"/>
                <w:sz w:val="17"/>
                <w:szCs w:val="17"/>
              </w:rPr>
              <w:t xml:space="preserve">HET-X1</w:t>
            </w:r>
          </w:p>
        </w:tc>
        <w:tc>
          <w:tcPr>
            <w:tcW w:type="dxa" w:w="1560"/>
            <w:shd w:fill="F0E9F7" w:color="auto" w:val="clear"/>
            <w:tcMar>
              <w:top w:type="dxa" w:w="80"/>
              <w:left w:type="dxa" w:w="100"/>
              <w:bottom w:type="dxa" w:w="80"/>
              <w:right w:type="dxa" w:w="100"/>
            </w:tcMar>
          </w:tcPr>
          <w:p>
            <w:pPr>
              <w:spacing w:after="0" w:line="276"/>
            </w:pPr>
            <w:r>
              <w:rPr>
                <w:rFonts w:ascii="Calibri" w:cs="Calibri" w:eastAsia="Calibri" w:hAnsi="Calibri"/>
                <w:b/>
                <w:bCs/>
                <w:color w:val="7A4F9E"/>
                <w:sz w:val="22"/>
                <w:szCs w:val="22"/>
              </w:rPr>
              <w:t xml:space="preserve">◐</w:t>
            </w:r>
          </w:p>
        </w:tc>
        <w:tc>
          <w:tcPr>
            <w:tcW w:type="dxa" w:w="1560"/>
            <w:shd w:fill="F0E9F7" w:color="auto" w:val="clear"/>
            <w:tcMar>
              <w:top w:type="dxa" w:w="80"/>
              <w:left w:type="dxa" w:w="100"/>
              <w:bottom w:type="dxa" w:w="80"/>
              <w:right w:type="dxa" w:w="100"/>
            </w:tcMar>
          </w:tcPr>
          <w:p>
            <w:pPr>
              <w:spacing w:after="0" w:line="276"/>
            </w:pPr>
            <w:r>
              <w:rPr>
                <w:rFonts w:ascii="Calibri" w:cs="Calibri" w:eastAsia="Calibri" w:hAnsi="Calibri"/>
                <w:b/>
                <w:bCs/>
                <w:color w:val="7A4F9E"/>
                <w:sz w:val="22"/>
                <w:szCs w:val="22"/>
              </w:rPr>
              <w:t xml:space="preserve">◐</w:t>
            </w:r>
          </w:p>
        </w:tc>
        <w:tc>
          <w:tcPr>
            <w:tcW w:type="dxa" w:w="1560"/>
            <w:shd w:fill="F0E9F7" w:color="auto" w:val="clear"/>
            <w:tcMar>
              <w:top w:type="dxa" w:w="80"/>
              <w:left w:type="dxa" w:w="100"/>
              <w:bottom w:type="dxa" w:w="80"/>
              <w:right w:type="dxa" w:w="100"/>
            </w:tcMar>
          </w:tcPr>
          <w:p>
            <w:pPr>
              <w:spacing w:after="0" w:line="276"/>
            </w:pPr>
            <w:r>
              <w:rPr>
                <w:rFonts w:ascii="Calibri" w:cs="Calibri" w:eastAsia="Calibri" w:hAnsi="Calibri"/>
                <w:b/>
                <w:bCs/>
                <w:color w:val="7A4F9E"/>
                <w:sz w:val="22"/>
                <w:szCs w:val="22"/>
              </w:rPr>
              <w:t xml:space="preserve">◐</w:t>
            </w:r>
          </w:p>
        </w:tc>
        <w:tc>
          <w:tcPr>
            <w:tcW w:type="dxa" w:w="1560"/>
            <w:shd w:fill="F0E9F7" w:color="auto" w:val="clear"/>
            <w:tcMar>
              <w:top w:type="dxa" w:w="80"/>
              <w:left w:type="dxa" w:w="100"/>
              <w:bottom w:type="dxa" w:w="80"/>
              <w:right w:type="dxa" w:w="100"/>
            </w:tcMar>
          </w:tcPr>
          <w:p>
            <w:pPr>
              <w:spacing w:after="0" w:line="276"/>
            </w:pPr>
            <w:r>
              <w:rPr>
                <w:rFonts w:ascii="Calibri" w:cs="Calibri" w:eastAsia="Calibri" w:hAnsi="Calibri"/>
                <w:b/>
                <w:bCs/>
                <w:color w:val="7A4F9E"/>
                <w:sz w:val="22"/>
                <w:szCs w:val="22"/>
              </w:rPr>
              <w:t xml:space="preserve">◐</w:t>
            </w:r>
          </w:p>
        </w:tc>
        <w:tc>
          <w:tcPr>
            <w:tcW w:type="dxa" w:w="1560"/>
            <w:shd w:fill="F0E9F7" w:color="auto" w:val="clear"/>
            <w:tcMar>
              <w:top w:type="dxa" w:w="80"/>
              <w:left w:type="dxa" w:w="100"/>
              <w:bottom w:type="dxa" w:w="80"/>
              <w:right w:type="dxa" w:w="100"/>
            </w:tcMar>
          </w:tcPr>
          <w:p>
            <w:pPr>
              <w:spacing w:after="0" w:line="276"/>
            </w:pPr>
            <w:r>
              <w:rPr>
                <w:rFonts w:ascii="Calibri" w:cs="Calibri" w:eastAsia="Calibri" w:hAnsi="Calibri"/>
                <w:b/>
                <w:bCs/>
                <w:color w:val="7A4F9E"/>
                <w:sz w:val="22"/>
                <w:szCs w:val="22"/>
              </w:rPr>
              <w:t xml:space="preserve">◐</w:t>
            </w:r>
          </w:p>
        </w:tc>
      </w:tr>
      <w:tr>
        <w:tc>
          <w:tcPr>
            <w:tcW w:type="dxa" w:w="1560"/>
            <w:shd w:fill="F0E9F7" w:color="auto" w:val="clear"/>
            <w:tcMar>
              <w:top w:type="dxa" w:w="80"/>
              <w:left w:type="dxa" w:w="100"/>
              <w:bottom w:type="dxa" w:w="80"/>
              <w:right w:type="dxa" w:w="100"/>
            </w:tcMar>
          </w:tcPr>
          <w:p>
            <w:pPr>
              <w:spacing w:after="0" w:line="276"/>
            </w:pPr>
            <w:r>
              <w:rPr>
                <w:rFonts w:ascii="Calibri" w:cs="Calibri" w:eastAsia="Calibri" w:hAnsi="Calibri"/>
                <w:b/>
                <w:bCs/>
                <w:color w:val="7A4F9E"/>
                <w:sz w:val="17"/>
                <w:szCs w:val="17"/>
              </w:rPr>
              <w:t xml:space="preserve">HET-X2</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F0E9F7" w:color="auto" w:val="clear"/>
            <w:tcMar>
              <w:top w:type="dxa" w:w="80"/>
              <w:left w:type="dxa" w:w="100"/>
              <w:bottom w:type="dxa" w:w="80"/>
              <w:right w:type="dxa" w:w="100"/>
            </w:tcMar>
          </w:tcPr>
          <w:p>
            <w:pPr>
              <w:spacing w:after="0" w:line="276"/>
            </w:pPr>
            <w:r>
              <w:rPr>
                <w:rFonts w:ascii="Calibri" w:cs="Calibri" w:eastAsia="Calibri" w:hAnsi="Calibri"/>
                <w:b/>
                <w:bCs/>
                <w:color w:val="7A4F9E"/>
                <w:sz w:val="22"/>
                <w:szCs w:val="22"/>
              </w:rPr>
              <w:t xml:space="preserve">◐</w:t>
            </w:r>
          </w:p>
        </w:tc>
        <w:tc>
          <w:tcPr>
            <w:tcW w:type="dxa" w:w="1560"/>
            <w:shd w:fill="F0E9F7" w:color="auto" w:val="clear"/>
            <w:tcMar>
              <w:top w:type="dxa" w:w="80"/>
              <w:left w:type="dxa" w:w="100"/>
              <w:bottom w:type="dxa" w:w="80"/>
              <w:right w:type="dxa" w:w="100"/>
            </w:tcMar>
          </w:tcPr>
          <w:p>
            <w:pPr>
              <w:spacing w:after="0" w:line="276"/>
            </w:pPr>
            <w:r>
              <w:rPr>
                <w:rFonts w:ascii="Calibri" w:cs="Calibri" w:eastAsia="Calibri" w:hAnsi="Calibri"/>
                <w:b/>
                <w:bCs/>
                <w:color w:val="7A4F9E"/>
                <w:sz w:val="22"/>
                <w:szCs w:val="22"/>
              </w:rPr>
              <w:t xml:space="preserve">◐</w:t>
            </w:r>
          </w:p>
        </w:tc>
        <w:tc>
          <w:tcPr>
            <w:tcW w:type="dxa" w:w="1560"/>
            <w:shd w:fill="F0E9F7" w:color="auto" w:val="clear"/>
            <w:tcMar>
              <w:top w:type="dxa" w:w="80"/>
              <w:left w:type="dxa" w:w="100"/>
              <w:bottom w:type="dxa" w:w="80"/>
              <w:right w:type="dxa" w:w="100"/>
            </w:tcMar>
          </w:tcPr>
          <w:p>
            <w:pPr>
              <w:spacing w:after="0" w:line="276"/>
            </w:pPr>
            <w:r>
              <w:rPr>
                <w:rFonts w:ascii="Calibri" w:cs="Calibri" w:eastAsia="Calibri" w:hAnsi="Calibri"/>
                <w:b/>
                <w:bCs/>
                <w:color w:val="7A4F9E"/>
                <w:sz w:val="22"/>
                <w:szCs w:val="22"/>
              </w:rPr>
              <w:t xml:space="preserve">◐</w:t>
            </w:r>
          </w:p>
        </w:tc>
      </w:tr>
      <w:tr>
        <w:tc>
          <w:tcPr>
            <w:tcW w:type="dxa" w:w="1560"/>
            <w:shd w:fill="F0E9F7" w:color="auto" w:val="clear"/>
            <w:tcMar>
              <w:top w:type="dxa" w:w="80"/>
              <w:left w:type="dxa" w:w="100"/>
              <w:bottom w:type="dxa" w:w="80"/>
              <w:right w:type="dxa" w:w="100"/>
            </w:tcMar>
          </w:tcPr>
          <w:p>
            <w:pPr>
              <w:spacing w:after="0" w:line="276"/>
            </w:pPr>
            <w:r>
              <w:rPr>
                <w:rFonts w:ascii="Calibri" w:cs="Calibri" w:eastAsia="Calibri" w:hAnsi="Calibri"/>
                <w:b/>
                <w:bCs/>
                <w:color w:val="7A4F9E"/>
                <w:sz w:val="17"/>
                <w:szCs w:val="17"/>
              </w:rPr>
              <w:t xml:space="preserve">HET-X3</w:t>
            </w:r>
          </w:p>
        </w:tc>
        <w:tc>
          <w:tcPr>
            <w:tcW w:type="dxa" w:w="1560"/>
            <w:shd w:fill="F0E9F7" w:color="auto" w:val="clear"/>
            <w:tcMar>
              <w:top w:type="dxa" w:w="80"/>
              <w:left w:type="dxa" w:w="100"/>
              <w:bottom w:type="dxa" w:w="80"/>
              <w:right w:type="dxa" w:w="100"/>
            </w:tcMar>
          </w:tcPr>
          <w:p>
            <w:pPr>
              <w:spacing w:after="0" w:line="276"/>
            </w:pPr>
            <w:r>
              <w:rPr>
                <w:rFonts w:ascii="Calibri" w:cs="Calibri" w:eastAsia="Calibri" w:hAnsi="Calibri"/>
                <w:b/>
                <w:bCs/>
                <w:color w:val="7A4F9E"/>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F0E9F7" w:color="auto" w:val="clear"/>
            <w:tcMar>
              <w:top w:type="dxa" w:w="80"/>
              <w:left w:type="dxa" w:w="100"/>
              <w:bottom w:type="dxa" w:w="80"/>
              <w:right w:type="dxa" w:w="100"/>
            </w:tcMar>
          </w:tcPr>
          <w:p>
            <w:pPr>
              <w:spacing w:after="0" w:line="276"/>
            </w:pPr>
            <w:r>
              <w:rPr>
                <w:rFonts w:ascii="Calibri" w:cs="Calibri" w:eastAsia="Calibri" w:hAnsi="Calibri"/>
                <w:b/>
                <w:bCs/>
                <w:color w:val="7A4F9E"/>
                <w:sz w:val="22"/>
                <w:szCs w:val="22"/>
              </w:rPr>
              <w:t xml:space="preserve">◐</w:t>
            </w:r>
          </w:p>
        </w:tc>
        <w:tc>
          <w:tcPr>
            <w:tcW w:type="dxa" w:w="1560"/>
            <w:tcMar>
              <w:top w:type="dxa" w:w="80"/>
              <w:left w:type="dxa" w:w="100"/>
              <w:bottom w:type="dxa" w:w="80"/>
              <w:right w:type="dxa" w:w="100"/>
            </w:tcMar>
          </w:tcPr>
          <w:p>
            <w:pPr>
              <w:spacing w:after="0" w:line="276"/>
            </w:pPr>
            <w:r>
              <w:rPr>
                <w:rFonts w:ascii="Calibri" w:cs="Calibri" w:eastAsia="Calibri" w:hAnsi="Calibri"/>
                <w:b w:val="false"/>
                <w:bCs w:val="false"/>
                <w:color w:val="CCCCCC"/>
                <w:sz w:val="20"/>
                <w:szCs w:val="20"/>
              </w:rPr>
              <w:t xml:space="preserve">·</w:t>
            </w:r>
          </w:p>
        </w:tc>
        <w:tc>
          <w:tcPr>
            <w:tcW w:type="dxa" w:w="1560"/>
            <w:shd w:fill="F0E9F7" w:color="auto" w:val="clear"/>
            <w:tcMar>
              <w:top w:type="dxa" w:w="80"/>
              <w:left w:type="dxa" w:w="100"/>
              <w:bottom w:type="dxa" w:w="80"/>
              <w:right w:type="dxa" w:w="100"/>
            </w:tcMar>
          </w:tcPr>
          <w:p>
            <w:pPr>
              <w:spacing w:after="0" w:line="276"/>
            </w:pPr>
            <w:r>
              <w:rPr>
                <w:rFonts w:ascii="Calibri" w:cs="Calibri" w:eastAsia="Calibri" w:hAnsi="Calibri"/>
                <w:b/>
                <w:bCs/>
                <w:color w:val="7A4F9E"/>
                <w:sz w:val="22"/>
                <w:szCs w:val="22"/>
              </w:rPr>
              <w:t xml:space="preserve">◐</w:t>
            </w:r>
          </w:p>
        </w:tc>
      </w:tr>
    </w:tbl>
    <w:p>
      <w:pPr>
        <w:spacing w:after="140" w:line="276"/>
      </w:pPr>
      <w:r>
        <w:rPr>
          <w:rFonts w:ascii="Calibri" w:cs="Calibri" w:eastAsia="Calibri" w:hAnsi="Calibri"/>
          <w:sz w:val="21"/>
          <w:szCs w:val="21"/>
        </w:rPr>
        <w:t xml:space="preserve"/>
      </w:r>
    </w:p>
    <w:p>
      <w:pPr>
        <w:spacing w:after="120" w:line="276"/>
      </w:pPr>
      <w:r>
        <w:rPr>
          <w:rFonts w:ascii="Calibri" w:cs="Calibri" w:eastAsia="Calibri" w:hAnsi="Calibri"/>
          <w:i/>
          <w:iCs/>
          <w:sz w:val="21"/>
          <w:szCs w:val="21"/>
        </w:rPr>
        <w:t xml:space="preserve">● = activated cell with a written descriptor (59 of 95). ◐ = Stratum X unit spanning the object; these do not have discrete cells, since they are obligations rather than operations on an object. Thirty-six cells are not activated. Some of these are genuine non-applicability — HET-C3 × O4 would be prompting for the production of grades, which the framework deliberately does not endorse — and others are candidates for later activation once donor material exists.</w:t>
      </w:r>
    </w:p>
    <w:p>
      <w:pPr>
        <w:pStyle w:val="Heading1"/>
        <w:pageBreakBefore/>
        <w:spacing w:after="140" w:before="280"/>
      </w:pPr>
      <w:r>
        <w:rPr>
          <w:rFonts w:ascii="Calibri" w:cs="Calibri" w:eastAsia="Calibri" w:hAnsi="Calibri"/>
        </w:rPr>
        <w:t xml:space="preserve">6 · Absorption Map: v0.9 → v0.10</w:t>
      </w:r>
    </w:p>
    <w:p>
      <w:pPr>
        <w:spacing w:after="120" w:line="276"/>
      </w:pPr>
      <w:r>
        <w:rPr>
          <w:rFonts w:ascii="Calibri" w:cs="Calibri" w:eastAsia="Calibri" w:hAnsi="Calibri"/>
          <w:sz w:val="21"/>
          <w:szCs w:val="21"/>
        </w:rPr>
        <w:t xml:space="preserve">The previous version of this framework carried sixteen professional-practice units in four additional domains. The table records where each has gone. It is included so that the transition is auditable and so that materials already tagged under v0.9 can be re-tagged mechanically.</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1350"/>
        <w:gridCol w:w="2400"/>
        <w:gridCol w:w="2100"/>
        <w:gridCol w:w="1600"/>
        <w:gridCol w:w="1910"/>
      </w:tblGrid>
      <w:tr>
        <w:trPr>
          <w:tblHeader/>
        </w:trPr>
        <w:tc>
          <w:tcPr>
            <w:tcW w:type="dxa" w:w="135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v0.9 unit</w:t>
            </w:r>
          </w:p>
        </w:tc>
        <w:tc>
          <w:tcPr>
            <w:tcW w:type="dxa" w:w="24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Title</w:t>
            </w:r>
          </w:p>
        </w:tc>
        <w:tc>
          <w:tcPr>
            <w:tcW w:type="dxa" w:w="2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v0.10 host</w:t>
            </w:r>
          </w:p>
        </w:tc>
        <w:tc>
          <w:tcPr>
            <w:tcW w:type="dxa" w:w="16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Object</w:t>
            </w:r>
          </w:p>
        </w:tc>
        <w:tc>
          <w:tcPr>
            <w:tcW w:type="dxa" w:w="191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Fit</w:t>
            </w:r>
          </w:p>
        </w:tc>
      </w:tr>
      <w:tr>
        <w:tc>
          <w:tcPr>
            <w:tcW w:type="dxa" w:w="1350"/>
            <w:tcMar>
              <w:top w:type="dxa" w:w="80"/>
              <w:left w:type="dxa" w:w="100"/>
              <w:bottom w:type="dxa" w:w="80"/>
              <w:right w:type="dxa" w:w="100"/>
            </w:tcMar>
          </w:tcPr>
          <w:p>
            <w:pPr>
              <w:spacing w:after="0" w:line="276"/>
            </w:pPr>
            <w:r>
              <w:rPr>
                <w:rFonts w:ascii="Calibri" w:cs="Calibri" w:eastAsia="Calibri" w:hAnsi="Calibri"/>
                <w:b/>
                <w:bCs/>
                <w:sz w:val="17"/>
                <w:szCs w:val="17"/>
              </w:rPr>
              <w:t xml:space="preserve">HET-D1</w:t>
            </w:r>
          </w:p>
        </w:tc>
        <w:tc>
          <w:tcPr>
            <w:tcW w:type="dxa" w:w="2400"/>
            <w:tcMar>
              <w:top w:type="dxa" w:w="80"/>
              <w:left w:type="dxa" w:w="100"/>
              <w:bottom w:type="dxa" w:w="80"/>
              <w:right w:type="dxa" w:w="100"/>
            </w:tcMar>
          </w:tcPr>
          <w:p>
            <w:pPr>
              <w:spacing w:after="0" w:line="276"/>
            </w:pPr>
            <w:r>
              <w:rPr>
                <w:rFonts w:ascii="Calibri" w:cs="Calibri" w:eastAsia="Calibri" w:hAnsi="Calibri"/>
                <w:sz w:val="17"/>
                <w:szCs w:val="17"/>
              </w:rPr>
              <w:t xml:space="preserve">Curate and generate curricular resources</w:t>
            </w:r>
          </w:p>
        </w:tc>
        <w:tc>
          <w:tcPr>
            <w:tcW w:type="dxa" w:w="21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HET-C2 + HET-E3</w:t>
            </w:r>
          </w:p>
        </w:tc>
        <w:tc>
          <w:tcPr>
            <w:tcW w:type="dxa" w:w="1600"/>
            <w:tcMar>
              <w:top w:type="dxa" w:w="80"/>
              <w:left w:type="dxa" w:w="100"/>
              <w:bottom w:type="dxa" w:w="80"/>
              <w:right w:type="dxa" w:w="100"/>
            </w:tcMar>
          </w:tcPr>
          <w:p>
            <w:pPr>
              <w:spacing w:after="0" w:line="276"/>
            </w:pPr>
            <w:r>
              <w:rPr>
                <w:rFonts w:ascii="Calibri" w:cs="Calibri" w:eastAsia="Calibri" w:hAnsi="Calibri"/>
                <w:sz w:val="17"/>
                <w:szCs w:val="17"/>
              </w:rPr>
              <w:t xml:space="preserve">O2</w:t>
            </w:r>
          </w:p>
        </w:tc>
        <w:tc>
          <w:tcPr>
            <w:tcW w:type="dxa" w:w="1910"/>
            <w:tcMar>
              <w:top w:type="dxa" w:w="80"/>
              <w:left w:type="dxa" w:w="100"/>
              <w:bottom w:type="dxa" w:w="80"/>
              <w:right w:type="dxa" w:w="100"/>
            </w:tcMar>
          </w:tcPr>
          <w:p>
            <w:pPr>
              <w:spacing w:after="0" w:line="276"/>
            </w:pPr>
            <w:r>
              <w:rPr>
                <w:rFonts w:ascii="Calibri" w:cs="Calibri" w:eastAsia="Calibri" w:hAnsi="Calibri"/>
                <w:i/>
                <w:iCs/>
                <w:color w:val="0F7A5A"/>
                <w:sz w:val="17"/>
                <w:szCs w:val="17"/>
              </w:rPr>
              <w:t xml:space="preserve">clean</w:t>
            </w:r>
          </w:p>
        </w:tc>
      </w:tr>
      <w:tr>
        <w:tc>
          <w:tcPr>
            <w:tcW w:type="dxa" w:w="1350"/>
            <w:tcMar>
              <w:top w:type="dxa" w:w="80"/>
              <w:left w:type="dxa" w:w="100"/>
              <w:bottom w:type="dxa" w:w="80"/>
              <w:right w:type="dxa" w:w="100"/>
            </w:tcMar>
          </w:tcPr>
          <w:p>
            <w:pPr>
              <w:spacing w:after="0" w:line="276"/>
            </w:pPr>
            <w:r>
              <w:rPr>
                <w:rFonts w:ascii="Calibri" w:cs="Calibri" w:eastAsia="Calibri" w:hAnsi="Calibri"/>
                <w:b/>
                <w:bCs/>
                <w:sz w:val="17"/>
                <w:szCs w:val="17"/>
              </w:rPr>
              <w:t xml:space="preserve">HET-D2</w:t>
            </w:r>
          </w:p>
        </w:tc>
        <w:tc>
          <w:tcPr>
            <w:tcW w:type="dxa" w:w="2400"/>
            <w:tcMar>
              <w:top w:type="dxa" w:w="80"/>
              <w:left w:type="dxa" w:w="100"/>
              <w:bottom w:type="dxa" w:w="80"/>
              <w:right w:type="dxa" w:w="100"/>
            </w:tcMar>
          </w:tcPr>
          <w:p>
            <w:pPr>
              <w:spacing w:after="0" w:line="276"/>
            </w:pPr>
            <w:r>
              <w:rPr>
                <w:rFonts w:ascii="Calibri" w:cs="Calibri" w:eastAsia="Calibri" w:hAnsi="Calibri"/>
                <w:sz w:val="17"/>
                <w:szCs w:val="17"/>
              </w:rPr>
              <w:t xml:space="preserve">Adapt and personalise materials inclusively</w:t>
            </w:r>
          </w:p>
        </w:tc>
        <w:tc>
          <w:tcPr>
            <w:tcW w:type="dxa" w:w="21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HET-C2 + HET-E4</w:t>
            </w:r>
          </w:p>
        </w:tc>
        <w:tc>
          <w:tcPr>
            <w:tcW w:type="dxa" w:w="1600"/>
            <w:tcMar>
              <w:top w:type="dxa" w:w="80"/>
              <w:left w:type="dxa" w:w="100"/>
              <w:bottom w:type="dxa" w:w="80"/>
              <w:right w:type="dxa" w:w="100"/>
            </w:tcMar>
          </w:tcPr>
          <w:p>
            <w:pPr>
              <w:spacing w:after="0" w:line="276"/>
            </w:pPr>
            <w:r>
              <w:rPr>
                <w:rFonts w:ascii="Calibri" w:cs="Calibri" w:eastAsia="Calibri" w:hAnsi="Calibri"/>
                <w:sz w:val="17"/>
                <w:szCs w:val="17"/>
              </w:rPr>
              <w:t xml:space="preserve">O2</w:t>
            </w:r>
          </w:p>
        </w:tc>
        <w:tc>
          <w:tcPr>
            <w:tcW w:type="dxa" w:w="1910"/>
            <w:tcMar>
              <w:top w:type="dxa" w:w="80"/>
              <w:left w:type="dxa" w:w="100"/>
              <w:bottom w:type="dxa" w:w="80"/>
              <w:right w:type="dxa" w:w="100"/>
            </w:tcMar>
          </w:tcPr>
          <w:p>
            <w:pPr>
              <w:spacing w:after="0" w:line="276"/>
            </w:pPr>
            <w:r>
              <w:rPr>
                <w:rFonts w:ascii="Calibri" w:cs="Calibri" w:eastAsia="Calibri" w:hAnsi="Calibri"/>
                <w:i/>
                <w:iCs/>
                <w:color w:val="0F7A5A"/>
                <w:sz w:val="17"/>
                <w:szCs w:val="17"/>
              </w:rPr>
              <w:t xml:space="preserve">clean</w:t>
            </w:r>
          </w:p>
        </w:tc>
      </w:tr>
      <w:tr>
        <w:tc>
          <w:tcPr>
            <w:tcW w:type="dxa" w:w="1350"/>
            <w:tcMar>
              <w:top w:type="dxa" w:w="80"/>
              <w:left w:type="dxa" w:w="100"/>
              <w:bottom w:type="dxa" w:w="80"/>
              <w:right w:type="dxa" w:w="100"/>
            </w:tcMar>
          </w:tcPr>
          <w:p>
            <w:pPr>
              <w:spacing w:after="0" w:line="276"/>
            </w:pPr>
            <w:r>
              <w:rPr>
                <w:rFonts w:ascii="Calibri" w:cs="Calibri" w:eastAsia="Calibri" w:hAnsi="Calibri"/>
                <w:b/>
                <w:bCs/>
                <w:sz w:val="17"/>
                <w:szCs w:val="17"/>
              </w:rPr>
              <w:t xml:space="preserve">HET-D3</w:t>
            </w:r>
          </w:p>
        </w:tc>
        <w:tc>
          <w:tcPr>
            <w:tcW w:type="dxa" w:w="2400"/>
            <w:tcMar>
              <w:top w:type="dxa" w:w="80"/>
              <w:left w:type="dxa" w:w="100"/>
              <w:bottom w:type="dxa" w:w="80"/>
              <w:right w:type="dxa" w:w="100"/>
            </w:tcMar>
          </w:tcPr>
          <w:p>
            <w:pPr>
              <w:spacing w:after="0" w:line="276"/>
            </w:pPr>
            <w:r>
              <w:rPr>
                <w:rFonts w:ascii="Calibri" w:cs="Calibri" w:eastAsia="Calibri" w:hAnsi="Calibri"/>
                <w:sz w:val="17"/>
                <w:szCs w:val="17"/>
              </w:rPr>
              <w:t xml:space="preserve">Co-design curricula and learning pathways</w:t>
            </w:r>
          </w:p>
        </w:tc>
        <w:tc>
          <w:tcPr>
            <w:tcW w:type="dxa" w:w="21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HET-C1</w:t>
            </w:r>
          </w:p>
        </w:tc>
        <w:tc>
          <w:tcPr>
            <w:tcW w:type="dxa" w:w="1600"/>
            <w:tcMar>
              <w:top w:type="dxa" w:w="80"/>
              <w:left w:type="dxa" w:w="100"/>
              <w:bottom w:type="dxa" w:w="80"/>
              <w:right w:type="dxa" w:w="100"/>
            </w:tcMar>
          </w:tcPr>
          <w:p>
            <w:pPr>
              <w:spacing w:after="0" w:line="276"/>
            </w:pPr>
            <w:r>
              <w:rPr>
                <w:rFonts w:ascii="Calibri" w:cs="Calibri" w:eastAsia="Calibri" w:hAnsi="Calibri"/>
                <w:sz w:val="17"/>
                <w:szCs w:val="17"/>
              </w:rPr>
              <w:t xml:space="preserve">O2 × P2</w:t>
            </w:r>
          </w:p>
        </w:tc>
        <w:tc>
          <w:tcPr>
            <w:tcW w:type="dxa" w:w="1910"/>
            <w:tcMar>
              <w:top w:type="dxa" w:w="80"/>
              <w:left w:type="dxa" w:w="100"/>
              <w:bottom w:type="dxa" w:w="80"/>
              <w:right w:type="dxa" w:w="100"/>
            </w:tcMar>
          </w:tcPr>
          <w:p>
            <w:pPr>
              <w:spacing w:after="0" w:line="276"/>
            </w:pPr>
            <w:r>
              <w:rPr>
                <w:rFonts w:ascii="Calibri" w:cs="Calibri" w:eastAsia="Calibri" w:hAnsi="Calibri"/>
                <w:i/>
                <w:iCs/>
                <w:color w:val="0F7A5A"/>
                <w:sz w:val="17"/>
                <w:szCs w:val="17"/>
              </w:rPr>
              <w:t xml:space="preserve">clean</w:t>
            </w:r>
          </w:p>
        </w:tc>
      </w:tr>
      <w:tr>
        <w:tc>
          <w:tcPr>
            <w:tcW w:type="dxa" w:w="1350"/>
            <w:tcMar>
              <w:top w:type="dxa" w:w="80"/>
              <w:left w:type="dxa" w:w="100"/>
              <w:bottom w:type="dxa" w:w="80"/>
              <w:right w:type="dxa" w:w="100"/>
            </w:tcMar>
          </w:tcPr>
          <w:p>
            <w:pPr>
              <w:spacing w:after="0" w:line="276"/>
            </w:pPr>
            <w:r>
              <w:rPr>
                <w:rFonts w:ascii="Calibri" w:cs="Calibri" w:eastAsia="Calibri" w:hAnsi="Calibri"/>
                <w:b/>
                <w:bCs/>
                <w:sz w:val="17"/>
                <w:szCs w:val="17"/>
              </w:rPr>
              <w:t xml:space="preserve">HET-T1</w:t>
            </w:r>
          </w:p>
        </w:tc>
        <w:tc>
          <w:tcPr>
            <w:tcW w:type="dxa" w:w="2400"/>
            <w:tcMar>
              <w:top w:type="dxa" w:w="80"/>
              <w:left w:type="dxa" w:w="100"/>
              <w:bottom w:type="dxa" w:w="80"/>
              <w:right w:type="dxa" w:w="100"/>
            </w:tcMar>
          </w:tcPr>
          <w:p>
            <w:pPr>
              <w:spacing w:after="0" w:line="276"/>
            </w:pPr>
            <w:r>
              <w:rPr>
                <w:rFonts w:ascii="Calibri" w:cs="Calibri" w:eastAsia="Calibri" w:hAnsi="Calibri"/>
                <w:sz w:val="17"/>
                <w:szCs w:val="17"/>
              </w:rPr>
              <w:t xml:space="preserve">Enact AI-supported instruction</w:t>
            </w:r>
          </w:p>
        </w:tc>
        <w:tc>
          <w:tcPr>
            <w:tcW w:type="dxa" w:w="21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HET-C3 + HET-C2</w:t>
            </w:r>
          </w:p>
        </w:tc>
        <w:tc>
          <w:tcPr>
            <w:tcW w:type="dxa" w:w="1600"/>
            <w:tcMar>
              <w:top w:type="dxa" w:w="80"/>
              <w:left w:type="dxa" w:w="100"/>
              <w:bottom w:type="dxa" w:w="80"/>
              <w:right w:type="dxa" w:w="100"/>
            </w:tcMar>
          </w:tcPr>
          <w:p>
            <w:pPr>
              <w:spacing w:after="0" w:line="276"/>
            </w:pPr>
            <w:r>
              <w:rPr>
                <w:rFonts w:ascii="Calibri" w:cs="Calibri" w:eastAsia="Calibri" w:hAnsi="Calibri"/>
                <w:sz w:val="17"/>
                <w:szCs w:val="17"/>
              </w:rPr>
              <w:t xml:space="preserve">O3</w:t>
            </w:r>
          </w:p>
        </w:tc>
        <w:tc>
          <w:tcPr>
            <w:tcW w:type="dxa" w:w="1910"/>
            <w:tcMar>
              <w:top w:type="dxa" w:w="80"/>
              <w:left w:type="dxa" w:w="100"/>
              <w:bottom w:type="dxa" w:w="80"/>
              <w:right w:type="dxa" w:w="100"/>
            </w:tcMar>
          </w:tcPr>
          <w:p>
            <w:pPr>
              <w:spacing w:after="0" w:line="276"/>
            </w:pPr>
            <w:r>
              <w:rPr>
                <w:rFonts w:ascii="Calibri" w:cs="Calibri" w:eastAsia="Calibri" w:hAnsi="Calibri"/>
                <w:i/>
                <w:iCs/>
                <w:color w:val="0F7A5A"/>
                <w:sz w:val="17"/>
                <w:szCs w:val="17"/>
              </w:rPr>
              <w:t xml:space="preserve">clean</w:t>
            </w:r>
          </w:p>
        </w:tc>
      </w:tr>
      <w:tr>
        <w:tc>
          <w:tcPr>
            <w:tcW w:type="dxa" w:w="1350"/>
            <w:tcMar>
              <w:top w:type="dxa" w:w="80"/>
              <w:left w:type="dxa" w:w="100"/>
              <w:bottom w:type="dxa" w:w="80"/>
              <w:right w:type="dxa" w:w="100"/>
            </w:tcMar>
          </w:tcPr>
          <w:p>
            <w:pPr>
              <w:spacing w:after="0" w:line="276"/>
            </w:pPr>
            <w:r>
              <w:rPr>
                <w:rFonts w:ascii="Calibri" w:cs="Calibri" w:eastAsia="Calibri" w:hAnsi="Calibri"/>
                <w:b/>
                <w:bCs/>
                <w:sz w:val="17"/>
                <w:szCs w:val="17"/>
              </w:rPr>
              <w:t xml:space="preserve">HET-T2</w:t>
            </w:r>
          </w:p>
        </w:tc>
        <w:tc>
          <w:tcPr>
            <w:tcW w:type="dxa" w:w="2400"/>
            <w:tcMar>
              <w:top w:type="dxa" w:w="80"/>
              <w:left w:type="dxa" w:w="100"/>
              <w:bottom w:type="dxa" w:w="80"/>
              <w:right w:type="dxa" w:w="100"/>
            </w:tcMar>
          </w:tcPr>
          <w:p>
            <w:pPr>
              <w:spacing w:after="0" w:line="276"/>
            </w:pPr>
            <w:r>
              <w:rPr>
                <w:rFonts w:ascii="Calibri" w:cs="Calibri" w:eastAsia="Calibri" w:hAnsi="Calibri"/>
                <w:sz w:val="17"/>
                <w:szCs w:val="17"/>
              </w:rPr>
              <w:t xml:space="preserve">Scaffold learning adaptively</w:t>
            </w:r>
          </w:p>
        </w:tc>
        <w:tc>
          <w:tcPr>
            <w:tcW w:type="dxa" w:w="21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HET-M4 + HET-E4</w:t>
            </w:r>
          </w:p>
        </w:tc>
        <w:tc>
          <w:tcPr>
            <w:tcW w:type="dxa" w:w="1600"/>
            <w:tcMar>
              <w:top w:type="dxa" w:w="80"/>
              <w:left w:type="dxa" w:w="100"/>
              <w:bottom w:type="dxa" w:w="80"/>
              <w:right w:type="dxa" w:w="100"/>
            </w:tcMar>
          </w:tcPr>
          <w:p>
            <w:pPr>
              <w:spacing w:after="0" w:line="276"/>
            </w:pPr>
            <w:r>
              <w:rPr>
                <w:rFonts w:ascii="Calibri" w:cs="Calibri" w:eastAsia="Calibri" w:hAnsi="Calibri"/>
                <w:sz w:val="17"/>
                <w:szCs w:val="17"/>
              </w:rPr>
              <w:t xml:space="preserve">O3</w:t>
            </w:r>
          </w:p>
        </w:tc>
        <w:tc>
          <w:tcPr>
            <w:tcW w:type="dxa" w:w="1910"/>
            <w:tcMar>
              <w:top w:type="dxa" w:w="80"/>
              <w:left w:type="dxa" w:w="100"/>
              <w:bottom w:type="dxa" w:w="80"/>
              <w:right w:type="dxa" w:w="100"/>
            </w:tcMar>
          </w:tcPr>
          <w:p>
            <w:pPr>
              <w:spacing w:after="0" w:line="276"/>
            </w:pPr>
            <w:r>
              <w:rPr>
                <w:rFonts w:ascii="Calibri" w:cs="Calibri" w:eastAsia="Calibri" w:hAnsi="Calibri"/>
                <w:i/>
                <w:iCs/>
                <w:color w:val="0F7A5A"/>
                <w:sz w:val="17"/>
                <w:szCs w:val="17"/>
              </w:rPr>
              <w:t xml:space="preserve">clean</w:t>
            </w:r>
          </w:p>
        </w:tc>
      </w:tr>
      <w:tr>
        <w:tc>
          <w:tcPr>
            <w:tcW w:type="dxa" w:w="1350"/>
            <w:tcMar>
              <w:top w:type="dxa" w:w="80"/>
              <w:left w:type="dxa" w:w="100"/>
              <w:bottom w:type="dxa" w:w="80"/>
              <w:right w:type="dxa" w:w="100"/>
            </w:tcMar>
          </w:tcPr>
          <w:p>
            <w:pPr>
              <w:spacing w:after="0" w:line="276"/>
            </w:pPr>
            <w:r>
              <w:rPr>
                <w:rFonts w:ascii="Calibri" w:cs="Calibri" w:eastAsia="Calibri" w:hAnsi="Calibri"/>
                <w:b/>
                <w:bCs/>
                <w:sz w:val="17"/>
                <w:szCs w:val="17"/>
              </w:rPr>
              <w:t xml:space="preserve">HET-T3</w:t>
            </w:r>
          </w:p>
        </w:tc>
        <w:tc>
          <w:tcPr>
            <w:tcW w:type="dxa" w:w="2400"/>
            <w:tcMar>
              <w:top w:type="dxa" w:w="80"/>
              <w:left w:type="dxa" w:w="100"/>
              <w:bottom w:type="dxa" w:w="80"/>
              <w:right w:type="dxa" w:w="100"/>
            </w:tcMar>
          </w:tcPr>
          <w:p>
            <w:pPr>
              <w:spacing w:after="0" w:line="276"/>
            </w:pPr>
            <w:r>
              <w:rPr>
                <w:rFonts w:ascii="Calibri" w:cs="Calibri" w:eastAsia="Calibri" w:hAnsi="Calibri"/>
                <w:sz w:val="17"/>
                <w:szCs w:val="17"/>
              </w:rPr>
              <w:t xml:space="preserve">Triadic teacher–student–AI dialogue</w:t>
            </w:r>
          </w:p>
        </w:tc>
        <w:tc>
          <w:tcPr>
            <w:tcW w:type="dxa" w:w="21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HET-C1</w:t>
            </w:r>
          </w:p>
        </w:tc>
        <w:tc>
          <w:tcPr>
            <w:tcW w:type="dxa" w:w="1600"/>
            <w:tcMar>
              <w:top w:type="dxa" w:w="80"/>
              <w:left w:type="dxa" w:w="100"/>
              <w:bottom w:type="dxa" w:w="80"/>
              <w:right w:type="dxa" w:w="100"/>
            </w:tcMar>
          </w:tcPr>
          <w:p>
            <w:pPr>
              <w:spacing w:after="0" w:line="276"/>
            </w:pPr>
            <w:r>
              <w:rPr>
                <w:rFonts w:ascii="Calibri" w:cs="Calibri" w:eastAsia="Calibri" w:hAnsi="Calibri"/>
                <w:sz w:val="17"/>
                <w:szCs w:val="17"/>
              </w:rPr>
              <w:t xml:space="preserve">O3</w:t>
            </w:r>
          </w:p>
        </w:tc>
        <w:tc>
          <w:tcPr>
            <w:tcW w:type="dxa" w:w="1910"/>
            <w:tcMar>
              <w:top w:type="dxa" w:w="80"/>
              <w:left w:type="dxa" w:w="100"/>
              <w:bottom w:type="dxa" w:w="80"/>
              <w:right w:type="dxa" w:w="100"/>
            </w:tcMar>
          </w:tcPr>
          <w:p>
            <w:pPr>
              <w:spacing w:after="0" w:line="276"/>
            </w:pPr>
            <w:r>
              <w:rPr>
                <w:rFonts w:ascii="Calibri" w:cs="Calibri" w:eastAsia="Calibri" w:hAnsi="Calibri"/>
                <w:i/>
                <w:iCs/>
                <w:color w:val="0F7A5A"/>
                <w:sz w:val="17"/>
                <w:szCs w:val="17"/>
              </w:rPr>
              <w:t xml:space="preserve">clean</w:t>
            </w:r>
          </w:p>
        </w:tc>
      </w:tr>
      <w:tr>
        <w:tc>
          <w:tcPr>
            <w:tcW w:type="dxa" w:w="1350"/>
            <w:tcMar>
              <w:top w:type="dxa" w:w="80"/>
              <w:left w:type="dxa" w:w="100"/>
              <w:bottom w:type="dxa" w:w="80"/>
              <w:right w:type="dxa" w:w="100"/>
            </w:tcMar>
          </w:tcPr>
          <w:p>
            <w:pPr>
              <w:spacing w:after="0" w:line="276"/>
            </w:pPr>
            <w:r>
              <w:rPr>
                <w:rFonts w:ascii="Calibri" w:cs="Calibri" w:eastAsia="Calibri" w:hAnsi="Calibri"/>
                <w:b/>
                <w:bCs/>
                <w:sz w:val="17"/>
                <w:szCs w:val="17"/>
              </w:rPr>
              <w:t xml:space="preserve">HET-T4</w:t>
            </w:r>
          </w:p>
        </w:tc>
        <w:tc>
          <w:tcPr>
            <w:tcW w:type="dxa" w:w="2400"/>
            <w:tcMar>
              <w:top w:type="dxa" w:w="80"/>
              <w:left w:type="dxa" w:w="100"/>
              <w:bottom w:type="dxa" w:w="80"/>
              <w:right w:type="dxa" w:w="100"/>
            </w:tcMar>
          </w:tcPr>
          <w:p>
            <w:pPr>
              <w:spacing w:after="0" w:line="276"/>
            </w:pPr>
            <w:r>
              <w:rPr>
                <w:rFonts w:ascii="Calibri" w:cs="Calibri" w:eastAsia="Calibri" w:hAnsi="Calibri"/>
                <w:sz w:val="17"/>
                <w:szCs w:val="17"/>
              </w:rPr>
              <w:t xml:space="preserve">Student self-regulated AI use</w:t>
            </w:r>
          </w:p>
        </w:tc>
        <w:tc>
          <w:tcPr>
            <w:tcW w:type="dxa" w:w="21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HET-M1</w:t>
            </w:r>
          </w:p>
        </w:tc>
        <w:tc>
          <w:tcPr>
            <w:tcW w:type="dxa" w:w="1600"/>
            <w:tcMar>
              <w:top w:type="dxa" w:w="80"/>
              <w:left w:type="dxa" w:w="100"/>
              <w:bottom w:type="dxa" w:w="80"/>
              <w:right w:type="dxa" w:w="100"/>
            </w:tcMar>
          </w:tcPr>
          <w:p>
            <w:pPr>
              <w:spacing w:after="0" w:line="276"/>
            </w:pPr>
            <w:r>
              <w:rPr>
                <w:rFonts w:ascii="Calibri" w:cs="Calibri" w:eastAsia="Calibri" w:hAnsi="Calibri"/>
                <w:sz w:val="17"/>
                <w:szCs w:val="17"/>
              </w:rPr>
              <w:t xml:space="preserve">O3 × P2</w:t>
            </w:r>
          </w:p>
        </w:tc>
        <w:tc>
          <w:tcPr>
            <w:tcW w:type="dxa" w:w="1910"/>
            <w:tcMar>
              <w:top w:type="dxa" w:w="80"/>
              <w:left w:type="dxa" w:w="100"/>
              <w:bottom w:type="dxa" w:w="80"/>
              <w:right w:type="dxa" w:w="100"/>
            </w:tcMar>
          </w:tcPr>
          <w:p>
            <w:pPr>
              <w:spacing w:after="0" w:line="276"/>
            </w:pPr>
            <w:r>
              <w:rPr>
                <w:rFonts w:ascii="Calibri" w:cs="Calibri" w:eastAsia="Calibri" w:hAnsi="Calibri"/>
                <w:i/>
                <w:iCs/>
                <w:color w:val="0F7A5A"/>
                <w:sz w:val="17"/>
                <w:szCs w:val="17"/>
              </w:rPr>
              <w:t xml:space="preserve">collapses into P2</w:t>
            </w:r>
          </w:p>
        </w:tc>
      </w:tr>
      <w:tr>
        <w:tc>
          <w:tcPr>
            <w:tcW w:type="dxa" w:w="1350"/>
            <w:tcMar>
              <w:top w:type="dxa" w:w="80"/>
              <w:left w:type="dxa" w:w="100"/>
              <w:bottom w:type="dxa" w:w="80"/>
              <w:right w:type="dxa" w:w="100"/>
            </w:tcMar>
          </w:tcPr>
          <w:p>
            <w:pPr>
              <w:spacing w:after="0" w:line="276"/>
            </w:pPr>
            <w:r>
              <w:rPr>
                <w:rFonts w:ascii="Calibri" w:cs="Calibri" w:eastAsia="Calibri" w:hAnsi="Calibri"/>
                <w:b/>
                <w:bCs/>
                <w:sz w:val="17"/>
                <w:szCs w:val="17"/>
              </w:rPr>
              <w:t xml:space="preserve">HET-A1</w:t>
            </w:r>
          </w:p>
        </w:tc>
        <w:tc>
          <w:tcPr>
            <w:tcW w:type="dxa" w:w="2400"/>
            <w:tcMar>
              <w:top w:type="dxa" w:w="80"/>
              <w:left w:type="dxa" w:w="100"/>
              <w:bottom w:type="dxa" w:w="80"/>
              <w:right w:type="dxa" w:w="100"/>
            </w:tcMar>
          </w:tcPr>
          <w:p>
            <w:pPr>
              <w:spacing w:after="0" w:line="276"/>
            </w:pPr>
            <w:r>
              <w:rPr>
                <w:rFonts w:ascii="Calibri" w:cs="Calibri" w:eastAsia="Calibri" w:hAnsi="Calibri"/>
                <w:sz w:val="17"/>
                <w:szCs w:val="17"/>
              </w:rPr>
              <w:t xml:space="preserve">Formative assessment design</w:t>
            </w:r>
          </w:p>
        </w:tc>
        <w:tc>
          <w:tcPr>
            <w:tcW w:type="dxa" w:w="21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HET-C2 + HET-M1</w:t>
            </w:r>
          </w:p>
        </w:tc>
        <w:tc>
          <w:tcPr>
            <w:tcW w:type="dxa" w:w="1600"/>
            <w:tcMar>
              <w:top w:type="dxa" w:w="80"/>
              <w:left w:type="dxa" w:w="100"/>
              <w:bottom w:type="dxa" w:w="80"/>
              <w:right w:type="dxa" w:w="100"/>
            </w:tcMar>
          </w:tcPr>
          <w:p>
            <w:pPr>
              <w:spacing w:after="0" w:line="276"/>
            </w:pPr>
            <w:r>
              <w:rPr>
                <w:rFonts w:ascii="Calibri" w:cs="Calibri" w:eastAsia="Calibri" w:hAnsi="Calibri"/>
                <w:sz w:val="17"/>
                <w:szCs w:val="17"/>
              </w:rPr>
              <w:t xml:space="preserve">O4</w:t>
            </w:r>
          </w:p>
        </w:tc>
        <w:tc>
          <w:tcPr>
            <w:tcW w:type="dxa" w:w="1910"/>
            <w:tcMar>
              <w:top w:type="dxa" w:w="80"/>
              <w:left w:type="dxa" w:w="100"/>
              <w:bottom w:type="dxa" w:w="80"/>
              <w:right w:type="dxa" w:w="100"/>
            </w:tcMar>
          </w:tcPr>
          <w:p>
            <w:pPr>
              <w:spacing w:after="0" w:line="276"/>
            </w:pPr>
            <w:r>
              <w:rPr>
                <w:rFonts w:ascii="Calibri" w:cs="Calibri" w:eastAsia="Calibri" w:hAnsi="Calibri"/>
                <w:i/>
                <w:iCs/>
                <w:color w:val="0F7A5A"/>
                <w:sz w:val="17"/>
                <w:szCs w:val="17"/>
              </w:rPr>
              <w:t xml:space="preserve">clean</w:t>
            </w:r>
          </w:p>
        </w:tc>
      </w:tr>
      <w:tr>
        <w:tc>
          <w:tcPr>
            <w:tcW w:type="dxa" w:w="1350"/>
            <w:tcMar>
              <w:top w:type="dxa" w:w="80"/>
              <w:left w:type="dxa" w:w="100"/>
              <w:bottom w:type="dxa" w:w="80"/>
              <w:right w:type="dxa" w:w="100"/>
            </w:tcMar>
          </w:tcPr>
          <w:p>
            <w:pPr>
              <w:spacing w:after="0" w:line="276"/>
            </w:pPr>
            <w:r>
              <w:rPr>
                <w:rFonts w:ascii="Calibri" w:cs="Calibri" w:eastAsia="Calibri" w:hAnsi="Calibri"/>
                <w:b/>
                <w:bCs/>
                <w:sz w:val="17"/>
                <w:szCs w:val="17"/>
              </w:rPr>
              <w:t xml:space="preserve">HET-A2</w:t>
            </w:r>
          </w:p>
        </w:tc>
        <w:tc>
          <w:tcPr>
            <w:tcW w:type="dxa" w:w="2400"/>
            <w:tcMar>
              <w:top w:type="dxa" w:w="80"/>
              <w:left w:type="dxa" w:w="100"/>
              <w:bottom w:type="dxa" w:w="80"/>
              <w:right w:type="dxa" w:w="100"/>
            </w:tcMar>
          </w:tcPr>
          <w:p>
            <w:pPr>
              <w:spacing w:after="0" w:line="276"/>
            </w:pPr>
            <w:r>
              <w:rPr>
                <w:rFonts w:ascii="Calibri" w:cs="Calibri" w:eastAsia="Calibri" w:hAnsi="Calibri"/>
                <w:sz w:val="17"/>
                <w:szCs w:val="17"/>
              </w:rPr>
              <w:t xml:space="preserve">Learning analytics interpretation</w:t>
            </w:r>
          </w:p>
        </w:tc>
        <w:tc>
          <w:tcPr>
            <w:tcW w:type="dxa" w:w="21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HET-E3 + HET-E4</w:t>
            </w:r>
          </w:p>
        </w:tc>
        <w:tc>
          <w:tcPr>
            <w:tcW w:type="dxa" w:w="1600"/>
            <w:tcMar>
              <w:top w:type="dxa" w:w="80"/>
              <w:left w:type="dxa" w:w="100"/>
              <w:bottom w:type="dxa" w:w="80"/>
              <w:right w:type="dxa" w:w="100"/>
            </w:tcMar>
          </w:tcPr>
          <w:p>
            <w:pPr>
              <w:spacing w:after="0" w:line="276"/>
            </w:pPr>
            <w:r>
              <w:rPr>
                <w:rFonts w:ascii="Calibri" w:cs="Calibri" w:eastAsia="Calibri" w:hAnsi="Calibri"/>
                <w:sz w:val="17"/>
                <w:szCs w:val="17"/>
              </w:rPr>
              <w:t xml:space="preserve">O4</w:t>
            </w:r>
          </w:p>
        </w:tc>
        <w:tc>
          <w:tcPr>
            <w:tcW w:type="dxa" w:w="1910"/>
            <w:tcMar>
              <w:top w:type="dxa" w:w="80"/>
              <w:left w:type="dxa" w:w="100"/>
              <w:bottom w:type="dxa" w:w="80"/>
              <w:right w:type="dxa" w:w="100"/>
            </w:tcMar>
          </w:tcPr>
          <w:p>
            <w:pPr>
              <w:spacing w:after="0" w:line="276"/>
            </w:pPr>
            <w:r>
              <w:rPr>
                <w:rFonts w:ascii="Calibri" w:cs="Calibri" w:eastAsia="Calibri" w:hAnsi="Calibri"/>
                <w:i/>
                <w:iCs/>
                <w:color w:val="0F7A5A"/>
                <w:sz w:val="17"/>
                <w:szCs w:val="17"/>
              </w:rPr>
              <w:t xml:space="preserve">clean</w:t>
            </w:r>
          </w:p>
        </w:tc>
      </w:tr>
      <w:tr>
        <w:tc>
          <w:tcPr>
            <w:tcW w:type="dxa" w:w="1350"/>
            <w:tcMar>
              <w:top w:type="dxa" w:w="80"/>
              <w:left w:type="dxa" w:w="100"/>
              <w:bottom w:type="dxa" w:w="80"/>
              <w:right w:type="dxa" w:w="100"/>
            </w:tcMar>
          </w:tcPr>
          <w:p>
            <w:pPr>
              <w:spacing w:after="0" w:line="276"/>
            </w:pPr>
            <w:r>
              <w:rPr>
                <w:rFonts w:ascii="Calibri" w:cs="Calibri" w:eastAsia="Calibri" w:hAnsi="Calibri"/>
                <w:b/>
                <w:bCs/>
                <w:sz w:val="17"/>
                <w:szCs w:val="17"/>
              </w:rPr>
              <w:t xml:space="preserve">HET-A3</w:t>
            </w:r>
          </w:p>
        </w:tc>
        <w:tc>
          <w:tcPr>
            <w:tcW w:type="dxa" w:w="2400"/>
            <w:tcMar>
              <w:top w:type="dxa" w:w="80"/>
              <w:left w:type="dxa" w:w="100"/>
              <w:bottom w:type="dxa" w:w="80"/>
              <w:right w:type="dxa" w:w="100"/>
            </w:tcMar>
          </w:tcPr>
          <w:p>
            <w:pPr>
              <w:spacing w:after="0" w:line="276"/>
            </w:pPr>
            <w:r>
              <w:rPr>
                <w:rFonts w:ascii="Calibri" w:cs="Calibri" w:eastAsia="Calibri" w:hAnsi="Calibri"/>
                <w:sz w:val="17"/>
                <w:szCs w:val="17"/>
              </w:rPr>
              <w:t xml:space="preserve">Human-accountable decision loops</w:t>
            </w:r>
          </w:p>
        </w:tc>
        <w:tc>
          <w:tcPr>
            <w:tcW w:type="dxa" w:w="21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HET-M4</w:t>
            </w:r>
          </w:p>
        </w:tc>
        <w:tc>
          <w:tcPr>
            <w:tcW w:type="dxa" w:w="1600"/>
            <w:tcMar>
              <w:top w:type="dxa" w:w="80"/>
              <w:left w:type="dxa" w:w="100"/>
              <w:bottom w:type="dxa" w:w="80"/>
              <w:right w:type="dxa" w:w="100"/>
            </w:tcMar>
          </w:tcPr>
          <w:p>
            <w:pPr>
              <w:spacing w:after="0" w:line="276"/>
            </w:pPr>
            <w:r>
              <w:rPr>
                <w:rFonts w:ascii="Calibri" w:cs="Calibri" w:eastAsia="Calibri" w:hAnsi="Calibri"/>
                <w:sz w:val="17"/>
                <w:szCs w:val="17"/>
              </w:rPr>
              <w:t xml:space="preserve">O4</w:t>
            </w:r>
          </w:p>
        </w:tc>
        <w:tc>
          <w:tcPr>
            <w:tcW w:type="dxa" w:w="1910"/>
            <w:tcMar>
              <w:top w:type="dxa" w:w="80"/>
              <w:left w:type="dxa" w:w="100"/>
              <w:bottom w:type="dxa" w:w="80"/>
              <w:right w:type="dxa" w:w="100"/>
            </w:tcMar>
          </w:tcPr>
          <w:p>
            <w:pPr>
              <w:spacing w:after="0" w:line="276"/>
            </w:pPr>
            <w:r>
              <w:rPr>
                <w:rFonts w:ascii="Calibri" w:cs="Calibri" w:eastAsia="Calibri" w:hAnsi="Calibri"/>
                <w:i/>
                <w:iCs/>
                <w:color w:val="0F7A5A"/>
                <w:sz w:val="17"/>
                <w:szCs w:val="17"/>
              </w:rPr>
              <w:t xml:space="preserve">clean</w:t>
            </w:r>
          </w:p>
        </w:tc>
      </w:tr>
      <w:tr>
        <w:tc>
          <w:tcPr>
            <w:tcW w:type="dxa" w:w="1350"/>
            <w:tcMar>
              <w:top w:type="dxa" w:w="80"/>
              <w:left w:type="dxa" w:w="100"/>
              <w:bottom w:type="dxa" w:w="80"/>
              <w:right w:type="dxa" w:w="100"/>
            </w:tcMar>
          </w:tcPr>
          <w:p>
            <w:pPr>
              <w:spacing w:after="0" w:line="276"/>
            </w:pPr>
            <w:r>
              <w:rPr>
                <w:rFonts w:ascii="Calibri" w:cs="Calibri" w:eastAsia="Calibri" w:hAnsi="Calibri"/>
                <w:b/>
                <w:bCs/>
                <w:sz w:val="17"/>
                <w:szCs w:val="17"/>
              </w:rPr>
              <w:t xml:space="preserve">HET-A4</w:t>
            </w:r>
          </w:p>
        </w:tc>
        <w:tc>
          <w:tcPr>
            <w:tcW w:type="dxa" w:w="2400"/>
            <w:tcMar>
              <w:top w:type="dxa" w:w="80"/>
              <w:left w:type="dxa" w:w="100"/>
              <w:bottom w:type="dxa" w:w="80"/>
              <w:right w:type="dxa" w:w="100"/>
            </w:tcMar>
          </w:tcPr>
          <w:p>
            <w:pPr>
              <w:spacing w:after="0" w:line="276"/>
            </w:pPr>
            <w:r>
              <w:rPr>
                <w:rFonts w:ascii="Calibri" w:cs="Calibri" w:eastAsia="Calibri" w:hAnsi="Calibri"/>
                <w:sz w:val="17"/>
                <w:szCs w:val="17"/>
              </w:rPr>
              <w:t xml:space="preserve">Student self- and peer-assessment</w:t>
            </w:r>
          </w:p>
        </w:tc>
        <w:tc>
          <w:tcPr>
            <w:tcW w:type="dxa" w:w="21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HET-M4</w:t>
            </w:r>
          </w:p>
        </w:tc>
        <w:tc>
          <w:tcPr>
            <w:tcW w:type="dxa" w:w="1600"/>
            <w:tcMar>
              <w:top w:type="dxa" w:w="80"/>
              <w:left w:type="dxa" w:w="100"/>
              <w:bottom w:type="dxa" w:w="80"/>
              <w:right w:type="dxa" w:w="100"/>
            </w:tcMar>
          </w:tcPr>
          <w:p>
            <w:pPr>
              <w:spacing w:after="0" w:line="276"/>
            </w:pPr>
            <w:r>
              <w:rPr>
                <w:rFonts w:ascii="Calibri" w:cs="Calibri" w:eastAsia="Calibri" w:hAnsi="Calibri"/>
                <w:sz w:val="17"/>
                <w:szCs w:val="17"/>
              </w:rPr>
              <w:t xml:space="preserve">O4 × P2</w:t>
            </w:r>
          </w:p>
        </w:tc>
        <w:tc>
          <w:tcPr>
            <w:tcW w:type="dxa" w:w="1910"/>
            <w:tcMar>
              <w:top w:type="dxa" w:w="80"/>
              <w:left w:type="dxa" w:w="100"/>
              <w:bottom w:type="dxa" w:w="80"/>
              <w:right w:type="dxa" w:w="100"/>
            </w:tcMar>
          </w:tcPr>
          <w:p>
            <w:pPr>
              <w:spacing w:after="0" w:line="276"/>
            </w:pPr>
            <w:r>
              <w:rPr>
                <w:rFonts w:ascii="Calibri" w:cs="Calibri" w:eastAsia="Calibri" w:hAnsi="Calibri"/>
                <w:i/>
                <w:iCs/>
                <w:color w:val="0F7A5A"/>
                <w:sz w:val="17"/>
                <w:szCs w:val="17"/>
              </w:rPr>
              <w:t xml:space="preserve">collapses into P2</w:t>
            </w:r>
          </w:p>
        </w:tc>
      </w:tr>
      <w:tr>
        <w:tc>
          <w:tcPr>
            <w:tcW w:type="dxa" w:w="1350"/>
            <w:tcMar>
              <w:top w:type="dxa" w:w="80"/>
              <w:left w:type="dxa" w:w="100"/>
              <w:bottom w:type="dxa" w:w="80"/>
              <w:right w:type="dxa" w:w="100"/>
            </w:tcMar>
          </w:tcPr>
          <w:p>
            <w:pPr>
              <w:spacing w:after="0" w:line="276"/>
            </w:pPr>
            <w:r>
              <w:rPr>
                <w:rFonts w:ascii="Calibri" w:cs="Calibri" w:eastAsia="Calibri" w:hAnsi="Calibri"/>
                <w:b/>
                <w:bCs/>
                <w:sz w:val="17"/>
                <w:szCs w:val="17"/>
              </w:rPr>
              <w:t xml:space="preserve">HET-G1</w:t>
            </w:r>
          </w:p>
        </w:tc>
        <w:tc>
          <w:tcPr>
            <w:tcW w:type="dxa" w:w="2400"/>
            <w:tcMar>
              <w:top w:type="dxa" w:w="80"/>
              <w:left w:type="dxa" w:w="100"/>
              <w:bottom w:type="dxa" w:w="80"/>
              <w:right w:type="dxa" w:w="100"/>
            </w:tcMar>
          </w:tcPr>
          <w:p>
            <w:pPr>
              <w:spacing w:after="0" w:line="276"/>
            </w:pPr>
            <w:r>
              <w:rPr>
                <w:rFonts w:ascii="Calibri" w:cs="Calibri" w:eastAsia="Calibri" w:hAnsi="Calibri"/>
                <w:sz w:val="17"/>
                <w:szCs w:val="17"/>
              </w:rPr>
              <w:t xml:space="preserve">Legal framework</w:t>
            </w:r>
          </w:p>
        </w:tc>
        <w:tc>
          <w:tcPr>
            <w:tcW w:type="dxa" w:w="2100"/>
            <w:tcMar>
              <w:top w:type="dxa" w:w="80"/>
              <w:left w:type="dxa" w:w="100"/>
              <w:bottom w:type="dxa" w:w="80"/>
              <w:right w:type="dxa" w:w="100"/>
            </w:tcMar>
          </w:tcPr>
          <w:p>
            <w:pPr>
              <w:spacing w:after="0" w:line="276"/>
            </w:pPr>
            <w:r>
              <w:rPr>
                <w:rFonts w:ascii="Calibri" w:cs="Calibri" w:eastAsia="Calibri" w:hAnsi="Calibri"/>
                <w:b/>
                <w:bCs/>
                <w:color w:val="7A4F9E"/>
                <w:sz w:val="17"/>
                <w:szCs w:val="17"/>
              </w:rPr>
              <w:t xml:space="preserve">HET-X1</w:t>
            </w:r>
          </w:p>
        </w:tc>
        <w:tc>
          <w:tcPr>
            <w:tcW w:type="dxa" w:w="1600"/>
            <w:tcMar>
              <w:top w:type="dxa" w:w="80"/>
              <w:left w:type="dxa" w:w="100"/>
              <w:bottom w:type="dxa" w:w="80"/>
              <w:right w:type="dxa" w:w="100"/>
            </w:tcMar>
          </w:tcPr>
          <w:p>
            <w:pPr>
              <w:spacing w:after="0" w:line="276"/>
            </w:pPr>
            <w:r>
              <w:rPr>
                <w:rFonts w:ascii="Calibri" w:cs="Calibri" w:eastAsia="Calibri" w:hAnsi="Calibri"/>
                <w:sz w:val="17"/>
                <w:szCs w:val="17"/>
              </w:rPr>
              <w:t xml:space="preserve">spans O1–O5</w:t>
            </w:r>
          </w:p>
        </w:tc>
        <w:tc>
          <w:tcPr>
            <w:tcW w:type="dxa" w:w="1910"/>
            <w:shd w:fill="F0E9F7" w:color="auto" w:val="clear"/>
            <w:tcMar>
              <w:top w:type="dxa" w:w="80"/>
              <w:left w:type="dxa" w:w="100"/>
              <w:bottom w:type="dxa" w:w="80"/>
              <w:right w:type="dxa" w:w="100"/>
            </w:tcMar>
          </w:tcPr>
          <w:p>
            <w:pPr>
              <w:spacing w:after="0" w:line="276"/>
            </w:pPr>
            <w:r>
              <w:rPr>
                <w:rFonts w:ascii="Calibri" w:cs="Calibri" w:eastAsia="Calibri" w:hAnsi="Calibri"/>
                <w:i/>
                <w:iCs/>
                <w:color w:val="7A4F9E"/>
                <w:sz w:val="17"/>
                <w:szCs w:val="17"/>
              </w:rPr>
              <w:t xml:space="preserve">no host — Stratum X</w:t>
            </w:r>
          </w:p>
        </w:tc>
      </w:tr>
      <w:tr>
        <w:tc>
          <w:tcPr>
            <w:tcW w:type="dxa" w:w="1350"/>
            <w:tcMar>
              <w:top w:type="dxa" w:w="80"/>
              <w:left w:type="dxa" w:w="100"/>
              <w:bottom w:type="dxa" w:w="80"/>
              <w:right w:type="dxa" w:w="100"/>
            </w:tcMar>
          </w:tcPr>
          <w:p>
            <w:pPr>
              <w:spacing w:after="0" w:line="276"/>
            </w:pPr>
            <w:r>
              <w:rPr>
                <w:rFonts w:ascii="Calibri" w:cs="Calibri" w:eastAsia="Calibri" w:hAnsi="Calibri"/>
                <w:b/>
                <w:bCs/>
                <w:sz w:val="17"/>
                <w:szCs w:val="17"/>
              </w:rPr>
              <w:t xml:space="preserve">HET-G2</w:t>
            </w:r>
          </w:p>
        </w:tc>
        <w:tc>
          <w:tcPr>
            <w:tcW w:type="dxa" w:w="2400"/>
            <w:tcMar>
              <w:top w:type="dxa" w:w="80"/>
              <w:left w:type="dxa" w:w="100"/>
              <w:bottom w:type="dxa" w:w="80"/>
              <w:right w:type="dxa" w:w="100"/>
            </w:tcMar>
          </w:tcPr>
          <w:p>
            <w:pPr>
              <w:spacing w:after="0" w:line="276"/>
            </w:pPr>
            <w:r>
              <w:rPr>
                <w:rFonts w:ascii="Calibri" w:cs="Calibri" w:eastAsia="Calibri" w:hAnsi="Calibri"/>
                <w:sz w:val="17"/>
                <w:szCs w:val="17"/>
              </w:rPr>
              <w:t xml:space="preserve">Academic integrity</w:t>
            </w:r>
          </w:p>
        </w:tc>
        <w:tc>
          <w:tcPr>
            <w:tcW w:type="dxa" w:w="21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HET-C4</w:t>
            </w:r>
          </w:p>
        </w:tc>
        <w:tc>
          <w:tcPr>
            <w:tcW w:type="dxa" w:w="1600"/>
            <w:tcMar>
              <w:top w:type="dxa" w:w="80"/>
              <w:left w:type="dxa" w:w="100"/>
              <w:bottom w:type="dxa" w:w="80"/>
              <w:right w:type="dxa" w:w="100"/>
            </w:tcMar>
          </w:tcPr>
          <w:p>
            <w:pPr>
              <w:spacing w:after="0" w:line="276"/>
            </w:pPr>
            <w:r>
              <w:rPr>
                <w:rFonts w:ascii="Calibri" w:cs="Calibri" w:eastAsia="Calibri" w:hAnsi="Calibri"/>
                <w:sz w:val="17"/>
                <w:szCs w:val="17"/>
              </w:rPr>
              <w:t xml:space="preserve">O1, O4, O5</w:t>
            </w:r>
          </w:p>
        </w:tc>
        <w:tc>
          <w:tcPr>
            <w:tcW w:type="dxa" w:w="1910"/>
            <w:tcMar>
              <w:top w:type="dxa" w:w="80"/>
              <w:left w:type="dxa" w:w="100"/>
              <w:bottom w:type="dxa" w:w="80"/>
              <w:right w:type="dxa" w:w="100"/>
            </w:tcMar>
          </w:tcPr>
          <w:p>
            <w:pPr>
              <w:spacing w:after="0" w:line="276"/>
            </w:pPr>
            <w:r>
              <w:rPr>
                <w:rFonts w:ascii="Calibri" w:cs="Calibri" w:eastAsia="Calibri" w:hAnsi="Calibri"/>
                <w:i/>
                <w:iCs/>
                <w:color w:val="0F7A5A"/>
                <w:sz w:val="17"/>
                <w:szCs w:val="17"/>
              </w:rPr>
              <w:t xml:space="preserve">clean</w:t>
            </w:r>
          </w:p>
        </w:tc>
      </w:tr>
      <w:tr>
        <w:tc>
          <w:tcPr>
            <w:tcW w:type="dxa" w:w="1350"/>
            <w:tcMar>
              <w:top w:type="dxa" w:w="80"/>
              <w:left w:type="dxa" w:w="100"/>
              <w:bottom w:type="dxa" w:w="80"/>
              <w:right w:type="dxa" w:w="100"/>
            </w:tcMar>
          </w:tcPr>
          <w:p>
            <w:pPr>
              <w:spacing w:after="0" w:line="276"/>
            </w:pPr>
            <w:r>
              <w:rPr>
                <w:rFonts w:ascii="Calibri" w:cs="Calibri" w:eastAsia="Calibri" w:hAnsi="Calibri"/>
                <w:b/>
                <w:bCs/>
                <w:sz w:val="17"/>
                <w:szCs w:val="17"/>
              </w:rPr>
              <w:t xml:space="preserve">HET-G3</w:t>
            </w:r>
          </w:p>
        </w:tc>
        <w:tc>
          <w:tcPr>
            <w:tcW w:type="dxa" w:w="2400"/>
            <w:tcMar>
              <w:top w:type="dxa" w:w="80"/>
              <w:left w:type="dxa" w:w="100"/>
              <w:bottom w:type="dxa" w:w="80"/>
              <w:right w:type="dxa" w:w="100"/>
            </w:tcMar>
          </w:tcPr>
          <w:p>
            <w:pPr>
              <w:spacing w:after="0" w:line="276"/>
            </w:pPr>
            <w:r>
              <w:rPr>
                <w:rFonts w:ascii="Calibri" w:cs="Calibri" w:eastAsia="Calibri" w:hAnsi="Calibri"/>
                <w:sz w:val="17"/>
                <w:szCs w:val="17"/>
              </w:rPr>
              <w:t xml:space="preserve">Scholarly work with AI</w:t>
            </w:r>
          </w:p>
        </w:tc>
        <w:tc>
          <w:tcPr>
            <w:tcW w:type="dxa" w:w="21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HET-X2</w:t>
            </w:r>
          </w:p>
        </w:tc>
        <w:tc>
          <w:tcPr>
            <w:tcW w:type="dxa" w:w="1600"/>
            <w:tcMar>
              <w:top w:type="dxa" w:w="80"/>
              <w:left w:type="dxa" w:w="100"/>
              <w:bottom w:type="dxa" w:w="80"/>
              <w:right w:type="dxa" w:w="100"/>
            </w:tcMar>
          </w:tcPr>
          <w:p>
            <w:pPr>
              <w:spacing w:after="0" w:line="276"/>
            </w:pPr>
            <w:r>
              <w:rPr>
                <w:rFonts w:ascii="Calibri" w:cs="Calibri" w:eastAsia="Calibri" w:hAnsi="Calibri"/>
                <w:sz w:val="17"/>
                <w:szCs w:val="17"/>
              </w:rPr>
              <w:t xml:space="preserve">O3–O5</w:t>
            </w:r>
          </w:p>
        </w:tc>
        <w:tc>
          <w:tcPr>
            <w:tcW w:type="dxa" w:w="1910"/>
            <w:shd w:fill="F0E9F7" w:color="auto" w:val="clear"/>
            <w:tcMar>
              <w:top w:type="dxa" w:w="80"/>
              <w:left w:type="dxa" w:w="100"/>
              <w:bottom w:type="dxa" w:w="80"/>
              <w:right w:type="dxa" w:w="100"/>
            </w:tcMar>
          </w:tcPr>
          <w:p>
            <w:pPr>
              <w:spacing w:after="0" w:line="276"/>
            </w:pPr>
            <w:r>
              <w:rPr>
                <w:rFonts w:ascii="Calibri" w:cs="Calibri" w:eastAsia="Calibri" w:hAnsi="Calibri"/>
                <w:i/>
                <w:iCs/>
                <w:color w:val="7A4F9E"/>
                <w:sz w:val="17"/>
                <w:szCs w:val="17"/>
              </w:rPr>
              <w:t xml:space="preserve">contested — kept discrete</w:t>
            </w:r>
          </w:p>
        </w:tc>
      </w:tr>
      <w:tr>
        <w:tc>
          <w:tcPr>
            <w:tcW w:type="dxa" w:w="1350"/>
            <w:tcMar>
              <w:top w:type="dxa" w:w="80"/>
              <w:left w:type="dxa" w:w="100"/>
              <w:bottom w:type="dxa" w:w="80"/>
              <w:right w:type="dxa" w:w="100"/>
            </w:tcMar>
          </w:tcPr>
          <w:p>
            <w:pPr>
              <w:spacing w:after="0" w:line="276"/>
            </w:pPr>
            <w:r>
              <w:rPr>
                <w:rFonts w:ascii="Calibri" w:cs="Calibri" w:eastAsia="Calibri" w:hAnsi="Calibri"/>
                <w:b/>
                <w:bCs/>
                <w:sz w:val="17"/>
                <w:szCs w:val="17"/>
              </w:rPr>
              <w:t xml:space="preserve">HET-G4</w:t>
            </w:r>
          </w:p>
        </w:tc>
        <w:tc>
          <w:tcPr>
            <w:tcW w:type="dxa" w:w="2400"/>
            <w:tcMar>
              <w:top w:type="dxa" w:w="80"/>
              <w:left w:type="dxa" w:w="100"/>
              <w:bottom w:type="dxa" w:w="80"/>
              <w:right w:type="dxa" w:w="100"/>
            </w:tcMar>
          </w:tcPr>
          <w:p>
            <w:pPr>
              <w:spacing w:after="0" w:line="276"/>
            </w:pPr>
            <w:r>
              <w:rPr>
                <w:rFonts w:ascii="Calibri" w:cs="Calibri" w:eastAsia="Calibri" w:hAnsi="Calibri"/>
                <w:sz w:val="17"/>
                <w:szCs w:val="17"/>
              </w:rPr>
              <w:t xml:space="preserve">Professional development</w:t>
            </w:r>
          </w:p>
        </w:tc>
        <w:tc>
          <w:tcPr>
            <w:tcW w:type="dxa" w:w="2100"/>
            <w:tcMar>
              <w:top w:type="dxa" w:w="80"/>
              <w:left w:type="dxa" w:w="100"/>
              <w:bottom w:type="dxa" w:w="80"/>
              <w:right w:type="dxa" w:w="100"/>
            </w:tcMar>
          </w:tcPr>
          <w:p>
            <w:pPr>
              <w:spacing w:after="0" w:line="276"/>
            </w:pPr>
            <w:r>
              <w:rPr>
                <w:rFonts w:ascii="Calibri" w:cs="Calibri" w:eastAsia="Calibri" w:hAnsi="Calibri"/>
                <w:b/>
                <w:bCs/>
                <w:color w:val="7A4F9E"/>
                <w:sz w:val="17"/>
                <w:szCs w:val="17"/>
              </w:rPr>
              <w:t xml:space="preserve">HET-X3</w:t>
            </w:r>
          </w:p>
        </w:tc>
        <w:tc>
          <w:tcPr>
            <w:tcW w:type="dxa" w:w="1600"/>
            <w:tcMar>
              <w:top w:type="dxa" w:w="80"/>
              <w:left w:type="dxa" w:w="100"/>
              <w:bottom w:type="dxa" w:w="80"/>
              <w:right w:type="dxa" w:w="100"/>
            </w:tcMar>
          </w:tcPr>
          <w:p>
            <w:pPr>
              <w:spacing w:after="0" w:line="276"/>
            </w:pPr>
            <w:r>
              <w:rPr>
                <w:rFonts w:ascii="Calibri" w:cs="Calibri" w:eastAsia="Calibri" w:hAnsi="Calibri"/>
                <w:sz w:val="17"/>
                <w:szCs w:val="17"/>
              </w:rPr>
              <w:t xml:space="preserve">O1, O3, O5</w:t>
            </w:r>
          </w:p>
        </w:tc>
        <w:tc>
          <w:tcPr>
            <w:tcW w:type="dxa" w:w="1910"/>
            <w:shd w:fill="F0E9F7" w:color="auto" w:val="clear"/>
            <w:tcMar>
              <w:top w:type="dxa" w:w="80"/>
              <w:left w:type="dxa" w:w="100"/>
              <w:bottom w:type="dxa" w:w="80"/>
              <w:right w:type="dxa" w:w="100"/>
            </w:tcMar>
          </w:tcPr>
          <w:p>
            <w:pPr>
              <w:spacing w:after="0" w:line="276"/>
            </w:pPr>
            <w:r>
              <w:rPr>
                <w:rFonts w:ascii="Calibri" w:cs="Calibri" w:eastAsia="Calibri" w:hAnsi="Calibri"/>
                <w:i/>
                <w:iCs/>
                <w:color w:val="7A4F9E"/>
                <w:sz w:val="17"/>
                <w:szCs w:val="17"/>
              </w:rPr>
              <w:t xml:space="preserve">no host — Stratum X</w:t>
            </w:r>
          </w:p>
        </w:tc>
      </w:tr>
      <w:tr>
        <w:tc>
          <w:tcPr>
            <w:tcW w:type="dxa" w:w="1350"/>
            <w:tcMar>
              <w:top w:type="dxa" w:w="80"/>
              <w:left w:type="dxa" w:w="100"/>
              <w:bottom w:type="dxa" w:w="80"/>
              <w:right w:type="dxa" w:w="100"/>
            </w:tcMar>
          </w:tcPr>
          <w:p>
            <w:pPr>
              <w:spacing w:after="0" w:line="276"/>
            </w:pPr>
            <w:r>
              <w:rPr>
                <w:rFonts w:ascii="Calibri" w:cs="Calibri" w:eastAsia="Calibri" w:hAnsi="Calibri"/>
                <w:b/>
                <w:bCs/>
                <w:sz w:val="17"/>
                <w:szCs w:val="17"/>
              </w:rPr>
              <w:t xml:space="preserve">HET-G5</w:t>
            </w:r>
          </w:p>
        </w:tc>
        <w:tc>
          <w:tcPr>
            <w:tcW w:type="dxa" w:w="2400"/>
            <w:tcMar>
              <w:top w:type="dxa" w:w="80"/>
              <w:left w:type="dxa" w:w="100"/>
              <w:bottom w:type="dxa" w:w="80"/>
              <w:right w:type="dxa" w:w="100"/>
            </w:tcMar>
          </w:tcPr>
          <w:p>
            <w:pPr>
              <w:spacing w:after="0" w:line="276"/>
            </w:pPr>
            <w:r>
              <w:rPr>
                <w:rFonts w:ascii="Calibri" w:cs="Calibri" w:eastAsia="Calibri" w:hAnsi="Calibri"/>
                <w:sz w:val="17"/>
                <w:szCs w:val="17"/>
              </w:rPr>
              <w:t xml:space="preserve">Institutional governance</w:t>
            </w:r>
          </w:p>
        </w:tc>
        <w:tc>
          <w:tcPr>
            <w:tcW w:type="dxa" w:w="21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HET-S4 + HET-S2</w:t>
            </w:r>
          </w:p>
        </w:tc>
        <w:tc>
          <w:tcPr>
            <w:tcW w:type="dxa" w:w="1600"/>
            <w:tcMar>
              <w:top w:type="dxa" w:w="80"/>
              <w:left w:type="dxa" w:w="100"/>
              <w:bottom w:type="dxa" w:w="80"/>
              <w:right w:type="dxa" w:w="100"/>
            </w:tcMar>
          </w:tcPr>
          <w:p>
            <w:pPr>
              <w:spacing w:after="0" w:line="276"/>
            </w:pPr>
            <w:r>
              <w:rPr>
                <w:rFonts w:ascii="Calibri" w:cs="Calibri" w:eastAsia="Calibri" w:hAnsi="Calibri"/>
                <w:sz w:val="17"/>
                <w:szCs w:val="17"/>
              </w:rPr>
              <w:t xml:space="preserve">O5</w:t>
            </w:r>
          </w:p>
        </w:tc>
        <w:tc>
          <w:tcPr>
            <w:tcW w:type="dxa" w:w="1910"/>
            <w:tcMar>
              <w:top w:type="dxa" w:w="80"/>
              <w:left w:type="dxa" w:w="100"/>
              <w:bottom w:type="dxa" w:w="80"/>
              <w:right w:type="dxa" w:w="100"/>
            </w:tcMar>
          </w:tcPr>
          <w:p>
            <w:pPr>
              <w:spacing w:after="0" w:line="276"/>
            </w:pPr>
            <w:r>
              <w:rPr>
                <w:rFonts w:ascii="Calibri" w:cs="Calibri" w:eastAsia="Calibri" w:hAnsi="Calibri"/>
                <w:i/>
                <w:iCs/>
                <w:color w:val="0F7A5A"/>
                <w:sz w:val="17"/>
                <w:szCs w:val="17"/>
              </w:rPr>
              <w:t xml:space="preserve">clean</w:t>
            </w:r>
          </w:p>
        </w:tc>
      </w:tr>
    </w:tbl>
    <w:p>
      <w:pPr>
        <w:spacing w:after="160" w:line="276"/>
      </w:pPr>
      <w:r>
        <w:rPr>
          <w:rFonts w:ascii="Calibri" w:cs="Calibri" w:eastAsia="Calibri" w:hAnsi="Calibri"/>
          <w:sz w:val="21"/>
          <w:szCs w:val="21"/>
        </w:rPr>
        <w:t xml:space="preserve"/>
      </w:r>
    </w:p>
    <w:p>
      <w:pPr>
        <w:spacing w:after="120" w:line="276"/>
      </w:pPr>
      <w:r>
        <w:rPr>
          <w:rFonts w:ascii="Calibri" w:cs="Calibri" w:eastAsia="Calibri" w:hAnsi="Calibri"/>
          <w:i/>
          <w:iCs/>
          <w:sz w:val="21"/>
          <w:szCs w:val="21"/>
        </w:rPr>
        <w:t xml:space="preserve">Two entries deserve attention. HET-T4 and HET-A4 collapse into the P2 perspective: on inspection they were not competences but the student-empowerment reading of HET-M1 and HET-M4 respectively. This vindicates the reservation recorded against those two units when v0.9 was issued. HET-G3 is the contested case and is discussed at HET-X2.</w:t>
      </w:r>
    </w:p>
    <w:p>
      <w:pPr>
        <w:pStyle w:val="Heading2"/>
        <w:spacing w:after="140" w:before="280"/>
      </w:pPr>
      <w:r>
        <w:rPr>
          <w:rFonts w:ascii="Calibri" w:cs="Calibri" w:eastAsia="Calibri" w:hAnsi="Calibri"/>
        </w:rPr>
        <w:t xml:space="preserve">6.1 What changes against v0.9</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100"/>
        <w:gridCol w:w="3630"/>
        <w:gridCol w:w="3630"/>
      </w:tblGrid>
      <w:tr>
        <w:trPr>
          <w:tblHeader/>
        </w:trPr>
        <w:tc>
          <w:tcPr>
            <w:tcW w:type="dxa" w:w="2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Aspect</w:t>
            </w:r>
          </w:p>
        </w:tc>
        <w:tc>
          <w:tcPr>
            <w:tcW w:type="dxa" w:w="363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v0.9 (Variant A)</w:t>
            </w:r>
          </w:p>
        </w:tc>
        <w:tc>
          <w:tcPr>
            <w:tcW w:type="dxa" w:w="363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v0.10 (Widened Core Concepts)</w:t>
            </w:r>
          </w:p>
        </w:tc>
      </w:tr>
      <w:tr>
        <w:tc>
          <w:tcPr>
            <w:tcW w:type="dxa" w:w="2100"/>
            <w:tcMar>
              <w:top w:type="dxa" w:w="80"/>
              <w:left w:type="dxa" w:w="100"/>
              <w:bottom w:type="dxa" w:w="80"/>
              <w:right w:type="dxa" w:w="100"/>
            </w:tcMar>
          </w:tcPr>
          <w:p>
            <w:pPr>
              <w:spacing w:after="0" w:line="276"/>
            </w:pPr>
            <w:r>
              <w:rPr>
                <w:rFonts w:ascii="Calibri" w:cs="Calibri" w:eastAsia="Calibri" w:hAnsi="Calibri"/>
                <w:b/>
                <w:bCs/>
                <w:sz w:val="17"/>
                <w:szCs w:val="17"/>
              </w:rPr>
              <w:t xml:space="preserve">Structure</w:t>
            </w:r>
          </w:p>
        </w:tc>
        <w:tc>
          <w:tcPr>
            <w:tcW w:type="dxa" w:w="3630"/>
            <w:tcMar>
              <w:top w:type="dxa" w:w="80"/>
              <w:left w:type="dxa" w:w="100"/>
              <w:bottom w:type="dxa" w:w="80"/>
              <w:right w:type="dxa" w:w="100"/>
            </w:tcMar>
          </w:tcPr>
          <w:p>
            <w:pPr>
              <w:spacing w:after="0" w:line="276"/>
            </w:pPr>
            <w:r>
              <w:rPr>
                <w:rFonts w:ascii="Calibri" w:cs="Calibri" w:eastAsia="Calibri" w:hAnsi="Calibri"/>
                <w:sz w:val="17"/>
                <w:szCs w:val="17"/>
              </w:rPr>
              <w:t xml:space="preserve">8 domains in two parts (19 + 16)</w:t>
            </w:r>
          </w:p>
        </w:tc>
        <w:tc>
          <w:tcPr>
            <w:tcW w:type="dxa" w:w="3630"/>
            <w:shd w:fill="EAF1F9" w:color="auto" w:val="clear"/>
            <w:tcMar>
              <w:top w:type="dxa" w:w="80"/>
              <w:left w:type="dxa" w:w="100"/>
              <w:bottom w:type="dxa" w:w="80"/>
              <w:right w:type="dxa" w:w="100"/>
            </w:tcMar>
          </w:tcPr>
          <w:p>
            <w:pPr>
              <w:spacing w:after="0" w:line="276"/>
            </w:pPr>
            <w:r>
              <w:rPr>
                <w:rFonts w:ascii="Calibri" w:cs="Calibri" w:eastAsia="Calibri" w:hAnsi="Calibri"/>
                <w:sz w:val="17"/>
                <w:szCs w:val="17"/>
              </w:rPr>
              <w:t xml:space="preserve">4 domains, structurally identical to AILit, + Stratum X (3)</w:t>
            </w:r>
          </w:p>
        </w:tc>
      </w:tr>
      <w:tr>
        <w:tc>
          <w:tcPr>
            <w:tcW w:type="dxa" w:w="2100"/>
            <w:tcMar>
              <w:top w:type="dxa" w:w="80"/>
              <w:left w:type="dxa" w:w="100"/>
              <w:bottom w:type="dxa" w:w="80"/>
              <w:right w:type="dxa" w:w="100"/>
            </w:tcMar>
          </w:tcPr>
          <w:p>
            <w:pPr>
              <w:spacing w:after="0" w:line="276"/>
            </w:pPr>
            <w:r>
              <w:rPr>
                <w:rFonts w:ascii="Calibri" w:cs="Calibri" w:eastAsia="Calibri" w:hAnsi="Calibri"/>
                <w:b/>
                <w:bCs/>
                <w:sz w:val="17"/>
                <w:szCs w:val="17"/>
              </w:rPr>
              <w:t xml:space="preserve">Units</w:t>
            </w:r>
          </w:p>
        </w:tc>
        <w:tc>
          <w:tcPr>
            <w:tcW w:type="dxa" w:w="3630"/>
            <w:tcMar>
              <w:top w:type="dxa" w:w="80"/>
              <w:left w:type="dxa" w:w="100"/>
              <w:bottom w:type="dxa" w:w="80"/>
              <w:right w:type="dxa" w:w="100"/>
            </w:tcMar>
          </w:tcPr>
          <w:p>
            <w:pPr>
              <w:spacing w:after="0" w:line="276"/>
            </w:pPr>
            <w:r>
              <w:rPr>
                <w:rFonts w:ascii="Calibri" w:cs="Calibri" w:eastAsia="Calibri" w:hAnsi="Calibri"/>
                <w:sz w:val="17"/>
                <w:szCs w:val="17"/>
              </w:rPr>
              <w:t xml:space="preserve">35 — upper edge of the corridor</w:t>
            </w:r>
          </w:p>
        </w:tc>
        <w:tc>
          <w:tcPr>
            <w:tcW w:type="dxa" w:w="3630"/>
            <w:shd w:fill="EAF1F9" w:color="auto" w:val="clear"/>
            <w:tcMar>
              <w:top w:type="dxa" w:w="80"/>
              <w:left w:type="dxa" w:w="100"/>
              <w:bottom w:type="dxa" w:w="80"/>
              <w:right w:type="dxa" w:w="100"/>
            </w:tcMar>
          </w:tcPr>
          <w:p>
            <w:pPr>
              <w:spacing w:after="0" w:line="276"/>
            </w:pPr>
            <w:r>
              <w:rPr>
                <w:rFonts w:ascii="Calibri" w:cs="Calibri" w:eastAsia="Calibri" w:hAnsi="Calibri"/>
                <w:sz w:val="17"/>
                <w:szCs w:val="17"/>
              </w:rPr>
              <w:t xml:space="preserve">22 — mid-corridor</w:t>
            </w:r>
          </w:p>
        </w:tc>
      </w:tr>
      <w:tr>
        <w:tc>
          <w:tcPr>
            <w:tcW w:type="dxa" w:w="2100"/>
            <w:tcMar>
              <w:top w:type="dxa" w:w="80"/>
              <w:left w:type="dxa" w:w="100"/>
              <w:bottom w:type="dxa" w:w="80"/>
              <w:right w:type="dxa" w:w="100"/>
            </w:tcMar>
          </w:tcPr>
          <w:p>
            <w:pPr>
              <w:spacing w:after="0" w:line="276"/>
            </w:pPr>
            <w:r>
              <w:rPr>
                <w:rFonts w:ascii="Calibri" w:cs="Calibri" w:eastAsia="Calibri" w:hAnsi="Calibri"/>
                <w:b/>
                <w:bCs/>
                <w:sz w:val="17"/>
                <w:szCs w:val="17"/>
              </w:rPr>
              <w:t xml:space="preserve">Professional practice</w:t>
            </w:r>
          </w:p>
        </w:tc>
        <w:tc>
          <w:tcPr>
            <w:tcW w:type="dxa" w:w="3630"/>
            <w:tcMar>
              <w:top w:type="dxa" w:w="80"/>
              <w:left w:type="dxa" w:w="100"/>
              <w:bottom w:type="dxa" w:w="80"/>
              <w:right w:type="dxa" w:w="100"/>
            </w:tcMar>
          </w:tcPr>
          <w:p>
            <w:pPr>
              <w:spacing w:after="0" w:line="276"/>
            </w:pPr>
            <w:r>
              <w:rPr>
                <w:rFonts w:ascii="Calibri" w:cs="Calibri" w:eastAsia="Calibri" w:hAnsi="Calibri"/>
                <w:sz w:val="17"/>
                <w:szCs w:val="17"/>
              </w:rPr>
              <w:t xml:space="preserve">Four separate domains (D5–D8)</w:t>
            </w:r>
          </w:p>
        </w:tc>
        <w:tc>
          <w:tcPr>
            <w:tcW w:type="dxa" w:w="3630"/>
            <w:shd w:fill="EAF1F9" w:color="auto" w:val="clear"/>
            <w:tcMar>
              <w:top w:type="dxa" w:w="80"/>
              <w:left w:type="dxa" w:w="100"/>
              <w:bottom w:type="dxa" w:w="80"/>
              <w:right w:type="dxa" w:w="100"/>
            </w:tcMar>
          </w:tcPr>
          <w:p>
            <w:pPr>
              <w:spacing w:after="0" w:line="276"/>
            </w:pPr>
            <w:r>
              <w:rPr>
                <w:rFonts w:ascii="Calibri" w:cs="Calibri" w:eastAsia="Calibri" w:hAnsi="Calibri"/>
                <w:sz w:val="17"/>
                <w:szCs w:val="17"/>
              </w:rPr>
              <w:t xml:space="preserve">Object scope O2–O5 declared on the core competences</w:t>
            </w:r>
          </w:p>
        </w:tc>
      </w:tr>
      <w:tr>
        <w:tc>
          <w:tcPr>
            <w:tcW w:type="dxa" w:w="2100"/>
            <w:tcMar>
              <w:top w:type="dxa" w:w="80"/>
              <w:left w:type="dxa" w:w="100"/>
              <w:bottom w:type="dxa" w:w="80"/>
              <w:right w:type="dxa" w:w="100"/>
            </w:tcMar>
          </w:tcPr>
          <w:p>
            <w:pPr>
              <w:spacing w:after="0" w:line="276"/>
            </w:pPr>
            <w:r>
              <w:rPr>
                <w:rFonts w:ascii="Calibri" w:cs="Calibri" w:eastAsia="Calibri" w:hAnsi="Calibri"/>
                <w:b/>
                <w:bCs/>
                <w:sz w:val="17"/>
                <w:szCs w:val="17"/>
              </w:rPr>
              <w:t xml:space="preserve">Tagging</w:t>
            </w:r>
          </w:p>
        </w:tc>
        <w:tc>
          <w:tcPr>
            <w:tcW w:type="dxa" w:w="3630"/>
            <w:tcMar>
              <w:top w:type="dxa" w:w="80"/>
              <w:left w:type="dxa" w:w="100"/>
              <w:bottom w:type="dxa" w:w="80"/>
              <w:right w:type="dxa" w:w="100"/>
            </w:tcMar>
          </w:tcPr>
          <w:p>
            <w:pPr>
              <w:spacing w:after="0" w:line="276"/>
            </w:pPr>
            <w:r>
              <w:rPr>
                <w:rFonts w:ascii="Calibri" w:cs="Calibri" w:eastAsia="Calibri" w:hAnsi="Calibri"/>
                <w:sz w:val="17"/>
                <w:szCs w:val="17"/>
              </w:rPr>
              <w:t xml:space="preserve">One ID (e.g. HET-A4)</w:t>
            </w:r>
          </w:p>
        </w:tc>
        <w:tc>
          <w:tcPr>
            <w:tcW w:type="dxa" w:w="3630"/>
            <w:shd w:fill="EAF1F9" w:color="auto" w:val="clear"/>
            <w:tcMar>
              <w:top w:type="dxa" w:w="80"/>
              <w:left w:type="dxa" w:w="100"/>
              <w:bottom w:type="dxa" w:w="80"/>
              <w:right w:type="dxa" w:w="100"/>
            </w:tcMar>
          </w:tcPr>
          <w:p>
            <w:pPr>
              <w:spacing w:after="0" w:line="276"/>
            </w:pPr>
            <w:r>
              <w:rPr>
                <w:rFonts w:ascii="Calibri" w:cs="Calibri" w:eastAsia="Calibri" w:hAnsi="Calibri"/>
                <w:sz w:val="17"/>
                <w:szCs w:val="17"/>
              </w:rPr>
              <w:t xml:space="preserve">Triple: ID × object × perspective (e.g. HET-M4 · O4 · P2)</w:t>
            </w:r>
          </w:p>
        </w:tc>
      </w:tr>
      <w:tr>
        <w:tc>
          <w:tcPr>
            <w:tcW w:type="dxa" w:w="2100"/>
            <w:tcMar>
              <w:top w:type="dxa" w:w="80"/>
              <w:left w:type="dxa" w:w="100"/>
              <w:bottom w:type="dxa" w:w="80"/>
              <w:right w:type="dxa" w:w="100"/>
            </w:tcMar>
          </w:tcPr>
          <w:p>
            <w:pPr>
              <w:spacing w:after="0" w:line="276"/>
            </w:pPr>
            <w:r>
              <w:rPr>
                <w:rFonts w:ascii="Calibri" w:cs="Calibri" w:eastAsia="Calibri" w:hAnsi="Calibri"/>
                <w:b/>
                <w:bCs/>
                <w:sz w:val="17"/>
                <w:szCs w:val="17"/>
              </w:rPr>
              <w:t xml:space="preserve">Gap analysis</w:t>
            </w:r>
          </w:p>
        </w:tc>
        <w:tc>
          <w:tcPr>
            <w:tcW w:type="dxa" w:w="3630"/>
            <w:tcMar>
              <w:top w:type="dxa" w:w="80"/>
              <w:left w:type="dxa" w:w="100"/>
              <w:bottom w:type="dxa" w:w="80"/>
              <w:right w:type="dxa" w:w="100"/>
            </w:tcMar>
          </w:tcPr>
          <w:p>
            <w:pPr>
              <w:spacing w:after="0" w:line="276"/>
            </w:pPr>
            <w:r>
              <w:rPr>
                <w:rFonts w:ascii="Calibri" w:cs="Calibri" w:eastAsia="Calibri" w:hAnsi="Calibri"/>
                <w:sz w:val="17"/>
                <w:szCs w:val="17"/>
              </w:rPr>
              <w:t xml:space="preserve">Flat list of 35</w:t>
            </w:r>
          </w:p>
        </w:tc>
        <w:tc>
          <w:tcPr>
            <w:tcW w:type="dxa" w:w="3630"/>
            <w:shd w:fill="EAF1F9" w:color="auto" w:val="clear"/>
            <w:tcMar>
              <w:top w:type="dxa" w:w="80"/>
              <w:left w:type="dxa" w:w="100"/>
              <w:bottom w:type="dxa" w:w="80"/>
              <w:right w:type="dxa" w:w="100"/>
            </w:tcMar>
          </w:tcPr>
          <w:p>
            <w:pPr>
              <w:spacing w:after="0" w:line="276"/>
            </w:pPr>
            <w:r>
              <w:rPr>
                <w:rFonts w:ascii="Calibri" w:cs="Calibri" w:eastAsia="Calibri" w:hAnsi="Calibri"/>
                <w:sz w:val="17"/>
                <w:szCs w:val="17"/>
              </w:rPr>
              <w:t xml:space="preserve">19 × 5 coverage grid — empty cells are visible holes</w:t>
            </w:r>
          </w:p>
        </w:tc>
      </w:tr>
      <w:tr>
        <w:tc>
          <w:tcPr>
            <w:tcW w:type="dxa" w:w="2100"/>
            <w:tcMar>
              <w:top w:type="dxa" w:w="80"/>
              <w:left w:type="dxa" w:w="100"/>
              <w:bottom w:type="dxa" w:w="80"/>
              <w:right w:type="dxa" w:w="100"/>
            </w:tcMar>
          </w:tcPr>
          <w:p>
            <w:pPr>
              <w:spacing w:after="0" w:line="276"/>
            </w:pPr>
            <w:r>
              <w:rPr>
                <w:rFonts w:ascii="Calibri" w:cs="Calibri" w:eastAsia="Calibri" w:hAnsi="Calibri"/>
                <w:b/>
                <w:bCs/>
                <w:sz w:val="17"/>
                <w:szCs w:val="17"/>
              </w:rPr>
              <w:t xml:space="preserve">Teaching-cycle narrative</w:t>
            </w:r>
          </w:p>
        </w:tc>
        <w:tc>
          <w:tcPr>
            <w:tcW w:type="dxa" w:w="3630"/>
            <w:tcMar>
              <w:top w:type="dxa" w:w="80"/>
              <w:left w:type="dxa" w:w="100"/>
              <w:bottom w:type="dxa" w:w="80"/>
              <w:right w:type="dxa" w:w="100"/>
            </w:tcMar>
          </w:tcPr>
          <w:p>
            <w:pPr>
              <w:spacing w:after="0" w:line="276"/>
            </w:pPr>
            <w:r>
              <w:rPr>
                <w:rFonts w:ascii="Calibri" w:cs="Calibri" w:eastAsia="Calibri" w:hAnsi="Calibri"/>
                <w:sz w:val="17"/>
                <w:szCs w:val="17"/>
              </w:rPr>
              <w:t xml:space="preserve">Visible in the D5→D8 sequence</w:t>
            </w:r>
          </w:p>
        </w:tc>
        <w:tc>
          <w:tcPr>
            <w:tcW w:type="dxa" w:w="3630"/>
            <w:shd w:fill="EAF1F9" w:color="auto" w:val="clear"/>
            <w:tcMar>
              <w:top w:type="dxa" w:w="80"/>
              <w:left w:type="dxa" w:w="100"/>
              <w:bottom w:type="dxa" w:w="80"/>
              <w:right w:type="dxa" w:w="100"/>
            </w:tcMar>
          </w:tcPr>
          <w:p>
            <w:pPr>
              <w:spacing w:after="0" w:line="276"/>
            </w:pPr>
            <w:r>
              <w:rPr>
                <w:rFonts w:ascii="Calibri" w:cs="Calibri" w:eastAsia="Calibri" w:hAnsi="Calibri"/>
                <w:sz w:val="17"/>
                <w:szCs w:val="17"/>
              </w:rPr>
              <w:t xml:space="preserve">Lost from the structure; documented in prose</w:t>
            </w:r>
          </w:p>
        </w:tc>
      </w:tr>
      <w:tr>
        <w:tc>
          <w:tcPr>
            <w:tcW w:type="dxa" w:w="2100"/>
            <w:tcMar>
              <w:top w:type="dxa" w:w="80"/>
              <w:left w:type="dxa" w:w="100"/>
              <w:bottom w:type="dxa" w:w="80"/>
              <w:right w:type="dxa" w:w="100"/>
            </w:tcMar>
          </w:tcPr>
          <w:p>
            <w:pPr>
              <w:spacing w:after="0" w:line="276"/>
            </w:pPr>
            <w:r>
              <w:rPr>
                <w:rFonts w:ascii="Calibri" w:cs="Calibri" w:eastAsia="Calibri" w:hAnsi="Calibri"/>
                <w:b/>
                <w:bCs/>
                <w:sz w:val="17"/>
                <w:szCs w:val="17"/>
              </w:rPr>
              <w:t xml:space="preserve">Fidelity to AILit</w:t>
            </w:r>
          </w:p>
        </w:tc>
        <w:tc>
          <w:tcPr>
            <w:tcW w:type="dxa" w:w="3630"/>
            <w:tcMar>
              <w:top w:type="dxa" w:w="80"/>
              <w:left w:type="dxa" w:w="100"/>
              <w:bottom w:type="dxa" w:w="80"/>
              <w:right w:type="dxa" w:w="100"/>
            </w:tcMar>
          </w:tcPr>
          <w:p>
            <w:pPr>
              <w:spacing w:after="0" w:line="276"/>
            </w:pPr>
            <w:r>
              <w:rPr>
                <w:rFonts w:ascii="Calibri" w:cs="Calibri" w:eastAsia="Calibri" w:hAnsi="Calibri"/>
                <w:sz w:val="17"/>
                <w:szCs w:val="17"/>
              </w:rPr>
              <w:t xml:space="preserve">AILit plus an annex</w:t>
            </w:r>
          </w:p>
        </w:tc>
        <w:tc>
          <w:tcPr>
            <w:tcW w:type="dxa" w:w="3630"/>
            <w:shd w:fill="EAF1F9" w:color="auto" w:val="clear"/>
            <w:tcMar>
              <w:top w:type="dxa" w:w="80"/>
              <w:left w:type="dxa" w:w="100"/>
              <w:bottom w:type="dxa" w:w="80"/>
              <w:right w:type="dxa" w:w="100"/>
            </w:tcMar>
          </w:tcPr>
          <w:p>
            <w:pPr>
              <w:spacing w:after="0" w:line="276"/>
            </w:pPr>
            <w:r>
              <w:rPr>
                <w:rFonts w:ascii="Calibri" w:cs="Calibri" w:eastAsia="Calibri" w:hAnsi="Calibri"/>
                <w:sz w:val="17"/>
                <w:szCs w:val="17"/>
              </w:rPr>
              <w:t xml:space="preserve">Is AILit, with a declared object scope</w:t>
            </w:r>
          </w:p>
        </w:tc>
      </w:tr>
      <w:tr>
        <w:tc>
          <w:tcPr>
            <w:tcW w:type="dxa" w:w="2100"/>
            <w:tcMar>
              <w:top w:type="dxa" w:w="80"/>
              <w:left w:type="dxa" w:w="100"/>
              <w:bottom w:type="dxa" w:w="80"/>
              <w:right w:type="dxa" w:w="100"/>
            </w:tcMar>
          </w:tcPr>
          <w:p>
            <w:pPr>
              <w:spacing w:after="0" w:line="276"/>
            </w:pPr>
            <w:r>
              <w:rPr>
                <w:rFonts w:ascii="Calibri" w:cs="Calibri" w:eastAsia="Calibri" w:hAnsi="Calibri"/>
                <w:b/>
                <w:bCs/>
                <w:sz w:val="17"/>
                <w:szCs w:val="17"/>
              </w:rPr>
              <w:t xml:space="preserve">Fidelity to Sun et al.</w:t>
            </w:r>
          </w:p>
        </w:tc>
        <w:tc>
          <w:tcPr>
            <w:tcW w:type="dxa" w:w="3630"/>
            <w:tcMar>
              <w:top w:type="dxa" w:w="80"/>
              <w:left w:type="dxa" w:w="100"/>
              <w:bottom w:type="dxa" w:w="80"/>
              <w:right w:type="dxa" w:w="100"/>
            </w:tcMar>
          </w:tcPr>
          <w:p>
            <w:pPr>
              <w:spacing w:after="0" w:line="276"/>
            </w:pPr>
            <w:r>
              <w:rPr>
                <w:rFonts w:ascii="Calibri" w:cs="Calibri" w:eastAsia="Calibri" w:hAnsi="Calibri"/>
                <w:sz w:val="17"/>
                <w:szCs w:val="17"/>
              </w:rPr>
              <w:t xml:space="preserve">Dimensions promoted to domains</w:t>
            </w:r>
          </w:p>
        </w:tc>
        <w:tc>
          <w:tcPr>
            <w:tcW w:type="dxa" w:w="3630"/>
            <w:shd w:fill="EAF1F9" w:color="auto" w:val="clear"/>
            <w:tcMar>
              <w:top w:type="dxa" w:w="80"/>
              <w:left w:type="dxa" w:w="100"/>
              <w:bottom w:type="dxa" w:w="80"/>
              <w:right w:type="dxa" w:w="100"/>
            </w:tcMar>
          </w:tcPr>
          <w:p>
            <w:pPr>
              <w:spacing w:after="0" w:line="276"/>
            </w:pPr>
            <w:r>
              <w:rPr>
                <w:rFonts w:ascii="Calibri" w:cs="Calibri" w:eastAsia="Calibri" w:hAnsi="Calibri"/>
                <w:sz w:val="17"/>
                <w:szCs w:val="17"/>
              </w:rPr>
              <w:t xml:space="preserve">Dimensions kept as an axis, as in Sun's own matrix</w:t>
            </w:r>
          </w:p>
        </w:tc>
      </w:tr>
    </w:tbl>
    <w:p>
      <w:pPr>
        <w:spacing w:after="160" w:line="276"/>
      </w:pPr>
      <w:r>
        <w:rPr>
          <w:rFonts w:ascii="Calibri" w:cs="Calibri" w:eastAsia="Calibri" w:hAnsi="Calibri"/>
          <w:sz w:val="21"/>
          <w:szCs w:val="21"/>
        </w:rPr>
        <w:t xml:space="preserve"/>
      </w:r>
    </w:p>
    <w:p>
      <w:pPr>
        <w:spacing w:after="120" w:line="276"/>
      </w:pPr>
      <w:r>
        <w:rPr>
          <w:rFonts w:ascii="Calibri" w:cs="Calibri" w:eastAsia="Calibri" w:hAnsi="Calibri"/>
          <w:i/>
          <w:iCs/>
          <w:sz w:val="21"/>
          <w:szCs w:val="21"/>
        </w:rPr>
        <w:t xml:space="preserve">The principal loss is the teaching-cycle narrative. In v0.9 the sequence of domains D5 to D8 made the rhythm of academic teaching visible in the structure itself: before teaching, during teaching, after teaching, around teaching. The object axis is unordered, so that sequence now lives in documentation rather than in the architecture. Whether that loss is acceptable depends on the audience: a colleague who wants to see AI in teaching as a heading will find v0.9 more legible, while anyone auditing the framework against its OECD parent will find v0.10 far easier to verify.</w:t>
      </w:r>
    </w:p>
    <w:p>
      <w:pPr>
        <w:pStyle w:val="Heading1"/>
        <w:pageBreakBefore/>
        <w:spacing w:after="140" w:before="280"/>
      </w:pPr>
      <w:r>
        <w:rPr>
          <w:rFonts w:ascii="Calibri" w:cs="Calibri" w:eastAsia="Calibri" w:hAnsi="Calibri"/>
        </w:rPr>
        <w:t xml:space="preserve">7 · Coverage of the Criteria Catalogue</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800"/>
        <w:gridCol w:w="2200"/>
        <w:gridCol w:w="4560"/>
        <w:gridCol w:w="1800"/>
      </w:tblGrid>
      <w:tr>
        <w:trPr>
          <w:tblHeader/>
        </w:trPr>
        <w:tc>
          <w:tcPr>
            <w:tcW w:type="dxa" w:w="8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ID</w:t>
            </w:r>
          </w:p>
        </w:tc>
        <w:tc>
          <w:tcPr>
            <w:tcW w:type="dxa" w:w="22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Criterion</w:t>
            </w:r>
          </w:p>
        </w:tc>
        <w:tc>
          <w:tcPr>
            <w:tcW w:type="dxa" w:w="45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How the HETAICF answers it</w:t>
            </w:r>
          </w:p>
        </w:tc>
        <w:tc>
          <w:tcPr>
            <w:tcW w:type="dxa" w:w="18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Where</w:t>
            </w:r>
          </w:p>
        </w:tc>
      </w:tr>
      <w:tr>
        <w:tc>
          <w:tcPr>
            <w:tcW w:type="dxa" w:w="8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KK-A2</w:t>
            </w:r>
          </w:p>
        </w:tc>
        <w:tc>
          <w:tcPr>
            <w:tcW w:type="dxa" w:w="2200"/>
            <w:tcMar>
              <w:top w:type="dxa" w:w="80"/>
              <w:left w:type="dxa" w:w="100"/>
              <w:bottom w:type="dxa" w:w="80"/>
              <w:right w:type="dxa" w:w="100"/>
            </w:tcMar>
          </w:tcPr>
          <w:p>
            <w:pPr>
              <w:spacing w:after="0" w:line="276"/>
            </w:pPr>
            <w:r>
              <w:rPr>
                <w:rFonts w:ascii="Calibri" w:cs="Calibri" w:eastAsia="Calibri" w:hAnsi="Calibri"/>
                <w:sz w:val="17"/>
                <w:szCs w:val="17"/>
              </w:rPr>
              <w:t xml:space="preserve">Granularität (Korridor </w:t>
            </w:r>
            <w:del w:id="9204" w:author="HT" w:date="2026-08-21T00:00:00Z">
              <w:r>
                <w:rPr>
                  <w:rFonts w:ascii="Calibri" w:cs="Calibri" w:eastAsia="Calibri" w:hAnsi="Calibri"/>
                  <w:sz w:val="17"/>
                  <w:szCs w:val="17"/>
                </w:rPr>
                <w:delText xml:space="preserve">15–35 taggbare Einheiten</w:delText>
              </w:r>
            </w:del>
            <w:ins w:id="9205" w:author="HT" w:date="2026-08-21T00:00:00Z">
              <w:r>
                <w:rPr>
                  <w:rFonts w:ascii="Calibri" w:cs="Calibri" w:eastAsia="Calibri" w:hAnsi="Calibri"/>
                  <w:sz w:val="17"/>
                  <w:szCs w:val="17"/>
                </w:rPr>
                <w:t xml:space="preserve">15–35 kodierbare Einheiten</w:t>
              </w:r>
            </w:ins>
            <w:r>
              <w:rPr>
                <w:rFonts w:ascii="Calibri" w:cs="Calibri" w:eastAsia="Calibri" w:hAnsi="Calibri"/>
                <w:sz w:val="17"/>
                <w:szCs w:val="17"/>
              </w:rPr>
              <w:t xml:space="preserve">)</w:t>
            </w:r>
          </w:p>
        </w:tc>
        <w:tc>
          <w:tcPr>
            <w:tcW w:type="dxa" w:w="4560"/>
            <w:tcMar>
              <w:top w:type="dxa" w:w="80"/>
              <w:left w:type="dxa" w:w="100"/>
              <w:bottom w:type="dxa" w:w="80"/>
              <w:right w:type="dxa" w:w="100"/>
            </w:tcMar>
          </w:tcPr>
          <w:p>
            <w:pPr>
              <w:spacing w:after="0" w:line="276"/>
            </w:pPr>
            <w:r>
              <w:rPr>
                <w:rFonts w:ascii="Calibri" w:cs="Calibri" w:eastAsia="Calibri" w:hAnsi="Calibri"/>
                <w:sz w:val="17"/>
                <w:szCs w:val="17"/>
              </w:rPr>
              <w:t xml:space="preserve">22 units: 19 (AILit, retained verbatim) + 3 (Stratum X). Mid-corridor, against 35 in v0.9.</w:t>
            </w:r>
          </w:p>
        </w:tc>
        <w:tc>
          <w:tcPr>
            <w:tcW w:type="dxa" w:w="1800"/>
            <w:tcMar>
              <w:top w:type="dxa" w:w="80"/>
              <w:left w:type="dxa" w:w="100"/>
              <w:bottom w:type="dxa" w:w="80"/>
              <w:right w:type="dxa" w:w="100"/>
            </w:tcMar>
          </w:tcPr>
          <w:p>
            <w:pPr>
              <w:spacing w:after="0" w:line="276"/>
            </w:pPr>
            <w:r>
              <w:rPr>
                <w:rFonts w:ascii="Calibri" w:cs="Calibri" w:eastAsia="Calibri" w:hAnsi="Calibri"/>
                <w:color w:val="1A4A88"/>
                <w:sz w:val="17"/>
                <w:szCs w:val="17"/>
              </w:rPr>
              <w:t xml:space="preserve">HETAICF (gesamt)</w:t>
            </w:r>
          </w:p>
        </w:tc>
      </w:tr>
      <w:tr>
        <w:tc>
          <w:tcPr>
            <w:tcW w:type="dxa" w:w="8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KK-A4</w:t>
            </w:r>
          </w:p>
        </w:tc>
        <w:tc>
          <w:tcPr>
            <w:tcW w:type="dxa" w:w="2200"/>
            <w:tcMar>
              <w:top w:type="dxa" w:w="80"/>
              <w:left w:type="dxa" w:w="100"/>
              <w:bottom w:type="dxa" w:w="80"/>
              <w:right w:type="dxa" w:w="100"/>
            </w:tcMar>
          </w:tcPr>
          <w:p>
            <w:pPr>
              <w:spacing w:after="0" w:line="276"/>
            </w:pPr>
            <w:r>
              <w:rPr>
                <w:rFonts w:ascii="Calibri" w:cs="Calibri" w:eastAsia="Calibri" w:hAnsi="Calibri"/>
                <w:sz w:val="17"/>
                <w:szCs w:val="17"/>
              </w:rPr>
              <w:t xml:space="preserve">Adaptierbarkeit Hochschule — Lücke: wissenschaftliches Arbeiten fehlt vollständig</w:t>
            </w:r>
          </w:p>
        </w:tc>
        <w:tc>
          <w:tcPr>
            <w:tcW w:type="dxa" w:w="4560"/>
            <w:tcMar>
              <w:top w:type="dxa" w:w="80"/>
              <w:left w:type="dxa" w:w="100"/>
              <w:bottom w:type="dxa" w:w="80"/>
              <w:right w:type="dxa" w:w="100"/>
            </w:tcMar>
          </w:tcPr>
          <w:p>
            <w:pPr>
              <w:spacing w:after="0" w:line="276"/>
            </w:pPr>
            <w:r>
              <w:rPr>
                <w:rFonts w:ascii="Calibri" w:cs="Calibri" w:eastAsia="Calibri" w:hAnsi="Calibri"/>
                <w:sz w:val="17"/>
                <w:szCs w:val="17"/>
              </w:rPr>
              <w:t xml:space="preserve">Closed by HET-X2 and by the O5 object scope; the gap is corroborated by Sun et al.'s own removal of research and service categories (Table 5, session 3).</w:t>
            </w:r>
          </w:p>
        </w:tc>
        <w:tc>
          <w:tcPr>
            <w:tcW w:type="dxa" w:w="1800"/>
            <w:tcMar>
              <w:top w:type="dxa" w:w="80"/>
              <w:left w:type="dxa" w:w="100"/>
              <w:bottom w:type="dxa" w:w="80"/>
              <w:right w:type="dxa" w:w="100"/>
            </w:tcMar>
          </w:tcPr>
          <w:p>
            <w:pPr>
              <w:spacing w:after="0" w:line="276"/>
            </w:pPr>
            <w:r>
              <w:rPr>
                <w:rFonts w:ascii="Calibri" w:cs="Calibri" w:eastAsia="Calibri" w:hAnsi="Calibri"/>
                <w:color w:val="1A4A88"/>
                <w:sz w:val="17"/>
                <w:szCs w:val="17"/>
              </w:rPr>
              <w:t xml:space="preserve">HET-X2, O5</w:t>
            </w:r>
          </w:p>
        </w:tc>
      </w:tr>
      <w:tr>
        <w:tc>
          <w:tcPr>
            <w:tcW w:type="dxa" w:w="8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KK-A5</w:t>
            </w:r>
          </w:p>
        </w:tc>
        <w:tc>
          <w:tcPr>
            <w:tcW w:type="dxa" w:w="2200"/>
            <w:tcMar>
              <w:top w:type="dxa" w:w="80"/>
              <w:left w:type="dxa" w:w="100"/>
              <w:bottom w:type="dxa" w:w="80"/>
              <w:right w:type="dxa" w:w="100"/>
            </w:tcMar>
          </w:tcPr>
          <w:p>
            <w:pPr>
              <w:spacing w:after="0" w:line="276"/>
            </w:pPr>
            <w:r>
              <w:rPr>
                <w:rFonts w:ascii="Calibri" w:cs="Calibri" w:eastAsia="Calibri" w:hAnsi="Calibri"/>
                <w:sz w:val="17"/>
                <w:szCs w:val="17"/>
              </w:rPr>
              <w:t xml:space="preserve">Maschinenlesbarkeit &amp; Kodier-Infrastruktur</w:t>
            </w:r>
          </w:p>
        </w:tc>
        <w:tc>
          <w:tcPr>
            <w:tcW w:type="dxa" w:w="4560"/>
            <w:tcMar>
              <w:top w:type="dxa" w:w="80"/>
              <w:left w:type="dxa" w:w="100"/>
              <w:bottom w:type="dxa" w:w="80"/>
              <w:right w:type="dxa" w:w="100"/>
            </w:tcMar>
          </w:tcPr>
          <w:p>
            <w:pPr>
              <w:spacing w:after="0" w:line="276"/>
            </w:pPr>
            <w:r>
              <w:rPr>
                <w:rFonts w:ascii="Calibri" w:cs="Calibri" w:eastAsia="Calibri" w:hAnsi="Calibri"/>
                <w:sz w:val="17"/>
                <w:szCs w:val="17"/>
              </w:rPr>
              <w:t xml:space="preserve">Stable IDs unchanged from v0.9 for the 19 core units; tagging triple ID × O × P; XLSX/CSV/JSON export.</w:t>
            </w:r>
          </w:p>
        </w:tc>
        <w:tc>
          <w:tcPr>
            <w:tcW w:type="dxa" w:w="1800"/>
            <w:tcMar>
              <w:top w:type="dxa" w:w="80"/>
              <w:left w:type="dxa" w:w="100"/>
              <w:bottom w:type="dxa" w:w="80"/>
              <w:right w:type="dxa" w:w="100"/>
            </w:tcMar>
          </w:tcPr>
          <w:p>
            <w:pPr>
              <w:spacing w:after="0" w:line="276"/>
            </w:pPr>
            <w:r>
              <w:rPr>
                <w:rFonts w:ascii="Calibri" w:cs="Calibri" w:eastAsia="Calibri" w:hAnsi="Calibri"/>
                <w:color w:val="1A4A88"/>
                <w:sz w:val="17"/>
                <w:szCs w:val="17"/>
              </w:rPr>
              <w:t xml:space="preserve">HETAICF (gesamt)</w:t>
            </w:r>
          </w:p>
        </w:tc>
      </w:tr>
      <w:tr>
        <w:tc>
          <w:tcPr>
            <w:tcW w:type="dxa" w:w="8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KK-B1</w:t>
            </w:r>
          </w:p>
        </w:tc>
        <w:tc>
          <w:tcPr>
            <w:tcW w:type="dxa" w:w="2200"/>
            <w:tcMar>
              <w:top w:type="dxa" w:w="80"/>
              <w:left w:type="dxa" w:w="100"/>
              <w:bottom w:type="dxa" w:w="80"/>
              <w:right w:type="dxa" w:w="100"/>
            </w:tcMar>
          </w:tcPr>
          <w:p>
            <w:pPr>
              <w:spacing w:after="0" w:line="276"/>
            </w:pPr>
            <w:r>
              <w:rPr>
                <w:rFonts w:ascii="Calibri" w:cs="Calibri" w:eastAsia="Calibri" w:hAnsi="Calibri"/>
                <w:sz w:val="17"/>
                <w:szCs w:val="17"/>
              </w:rPr>
              <w:t xml:space="preserve">Technisches KI-Verständnis</w:t>
            </w:r>
          </w:p>
        </w:tc>
        <w:tc>
          <w:tcPr>
            <w:tcW w:type="dxa" w:w="4560"/>
            <w:tcMar>
              <w:top w:type="dxa" w:w="80"/>
              <w:left w:type="dxa" w:w="100"/>
              <w:bottom w:type="dxa" w:w="80"/>
              <w:right w:type="dxa" w:w="100"/>
            </w:tcMar>
          </w:tcPr>
          <w:p>
            <w:pPr>
              <w:spacing w:after="0" w:line="276"/>
            </w:pPr>
            <w:r>
              <w:rPr>
                <w:rFonts w:ascii="Calibri" w:cs="Calibri" w:eastAsia="Calibri" w:hAnsi="Calibri"/>
                <w:sz w:val="17"/>
                <w:szCs w:val="17"/>
              </w:rPr>
              <w:t xml:space="preserve">Covered in Engage; LLM specifics and hallucination named explicitly.</w:t>
            </w:r>
          </w:p>
        </w:tc>
        <w:tc>
          <w:tcPr>
            <w:tcW w:type="dxa" w:w="1800"/>
            <w:tcMar>
              <w:top w:type="dxa" w:w="80"/>
              <w:left w:type="dxa" w:w="100"/>
              <w:bottom w:type="dxa" w:w="80"/>
              <w:right w:type="dxa" w:w="100"/>
            </w:tcMar>
          </w:tcPr>
          <w:p>
            <w:pPr>
              <w:spacing w:after="0" w:line="276"/>
            </w:pPr>
            <w:r>
              <w:rPr>
                <w:rFonts w:ascii="Calibri" w:cs="Calibri" w:eastAsia="Calibri" w:hAnsi="Calibri"/>
                <w:color w:val="1A4A88"/>
                <w:sz w:val="17"/>
                <w:szCs w:val="17"/>
              </w:rPr>
              <w:t xml:space="preserve">HET-E1, HET-E2, HET-M2, HET-S1</w:t>
            </w:r>
          </w:p>
        </w:tc>
      </w:tr>
      <w:tr>
        <w:tc>
          <w:tcPr>
            <w:tcW w:type="dxa" w:w="8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KK-B2</w:t>
            </w:r>
          </w:p>
        </w:tc>
        <w:tc>
          <w:tcPr>
            <w:tcW w:type="dxa" w:w="2200"/>
            <w:tcMar>
              <w:top w:type="dxa" w:w="80"/>
              <w:left w:type="dxa" w:w="100"/>
              <w:bottom w:type="dxa" w:w="80"/>
              <w:right w:type="dxa" w:w="100"/>
            </w:tcMar>
          </w:tcPr>
          <w:p>
            <w:pPr>
              <w:spacing w:after="0" w:line="276"/>
            </w:pPr>
            <w:r>
              <w:rPr>
                <w:rFonts w:ascii="Calibri" w:cs="Calibri" w:eastAsia="Calibri" w:hAnsi="Calibri"/>
                <w:sz w:val="17"/>
                <w:szCs w:val="17"/>
              </w:rPr>
              <w:t xml:space="preserve">Anwendungskompetenz inkl. begründeter Nicht-Nutzung</w:t>
            </w:r>
          </w:p>
        </w:tc>
        <w:tc>
          <w:tcPr>
            <w:tcW w:type="dxa" w:w="4560"/>
            <w:tcMar>
              <w:top w:type="dxa" w:w="80"/>
              <w:left w:type="dxa" w:w="100"/>
              <w:bottom w:type="dxa" w:w="80"/>
              <w:right w:type="dxa" w:w="100"/>
            </w:tcMar>
          </w:tcPr>
          <w:p>
            <w:pPr>
              <w:spacing w:after="0" w:line="276"/>
            </w:pPr>
            <w:r>
              <w:rPr>
                <w:rFonts w:ascii="Calibri" w:cs="Calibri" w:eastAsia="Calibri" w:hAnsi="Calibri"/>
                <w:sz w:val="17"/>
                <w:szCs w:val="17"/>
              </w:rPr>
              <w:t xml:space="preserve">Reasoned non-use is an equal-standing outcome of HET-M1 and is declared across four objects.</w:t>
            </w:r>
          </w:p>
        </w:tc>
        <w:tc>
          <w:tcPr>
            <w:tcW w:type="dxa" w:w="1800"/>
            <w:tcMar>
              <w:top w:type="dxa" w:w="80"/>
              <w:left w:type="dxa" w:w="100"/>
              <w:bottom w:type="dxa" w:w="80"/>
              <w:right w:type="dxa" w:w="100"/>
            </w:tcMar>
          </w:tcPr>
          <w:p>
            <w:pPr>
              <w:spacing w:after="0" w:line="276"/>
            </w:pPr>
            <w:r>
              <w:rPr>
                <w:rFonts w:ascii="Calibri" w:cs="Calibri" w:eastAsia="Calibri" w:hAnsi="Calibri"/>
                <w:color w:val="1A4A88"/>
                <w:sz w:val="17"/>
                <w:szCs w:val="17"/>
              </w:rPr>
              <w:t xml:space="preserve">HET-M1 (O1–O4)</w:t>
            </w:r>
          </w:p>
        </w:tc>
      </w:tr>
      <w:tr>
        <w:tc>
          <w:tcPr>
            <w:tcW w:type="dxa" w:w="8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KK-B3</w:t>
            </w:r>
          </w:p>
        </w:tc>
        <w:tc>
          <w:tcPr>
            <w:tcW w:type="dxa" w:w="2200"/>
            <w:tcMar>
              <w:top w:type="dxa" w:w="80"/>
              <w:left w:type="dxa" w:w="100"/>
              <w:bottom w:type="dxa" w:w="80"/>
              <w:right w:type="dxa" w:w="100"/>
            </w:tcMar>
          </w:tcPr>
          <w:p>
            <w:pPr>
              <w:spacing w:after="0" w:line="276"/>
            </w:pPr>
            <w:r>
              <w:rPr>
                <w:rFonts w:ascii="Calibri" w:cs="Calibri" w:eastAsia="Calibri" w:hAnsi="Calibri"/>
                <w:sz w:val="17"/>
                <w:szCs w:val="17"/>
              </w:rPr>
              <w:t xml:space="preserve">Kritisches Denken und Bewertung (Artefakt- und Praxiskritik)</w:t>
            </w:r>
          </w:p>
        </w:tc>
        <w:tc>
          <w:tcPr>
            <w:tcW w:type="dxa" w:w="4560"/>
            <w:tcMar>
              <w:top w:type="dxa" w:w="80"/>
              <w:left w:type="dxa" w:w="100"/>
              <w:bottom w:type="dxa" w:w="80"/>
              <w:right w:type="dxa" w:w="100"/>
            </w:tcMar>
          </w:tcPr>
          <w:p>
            <w:pPr>
              <w:spacing w:after="0" w:line="276"/>
            </w:pPr>
            <w:r>
              <w:rPr>
                <w:rFonts w:ascii="Calibri" w:cs="Calibri" w:eastAsia="Calibri" w:hAnsi="Calibri"/>
                <w:sz w:val="17"/>
                <w:szCs w:val="17"/>
              </w:rPr>
              <w:t xml:space="preserve">Artefact critique in HET-E3, practice critique and deskilling reflection in HET-M3.</w:t>
            </w:r>
          </w:p>
        </w:tc>
        <w:tc>
          <w:tcPr>
            <w:tcW w:type="dxa" w:w="1800"/>
            <w:tcMar>
              <w:top w:type="dxa" w:w="80"/>
              <w:left w:type="dxa" w:w="100"/>
              <w:bottom w:type="dxa" w:w="80"/>
              <w:right w:type="dxa" w:w="100"/>
            </w:tcMar>
          </w:tcPr>
          <w:p>
            <w:pPr>
              <w:spacing w:after="0" w:line="276"/>
            </w:pPr>
            <w:r>
              <w:rPr>
                <w:rFonts w:ascii="Calibri" w:cs="Calibri" w:eastAsia="Calibri" w:hAnsi="Calibri"/>
                <w:color w:val="1A4A88"/>
                <w:sz w:val="17"/>
                <w:szCs w:val="17"/>
              </w:rPr>
              <w:t xml:space="preserve">HET-E3, HET-M3, HET-M4</w:t>
            </w:r>
          </w:p>
        </w:tc>
      </w:tr>
      <w:tr>
        <w:tc>
          <w:tcPr>
            <w:tcW w:type="dxa" w:w="8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KK-B4</w:t>
            </w:r>
          </w:p>
        </w:tc>
        <w:tc>
          <w:tcPr>
            <w:tcW w:type="dxa" w:w="2200"/>
            <w:tcMar>
              <w:top w:type="dxa" w:w="80"/>
              <w:left w:type="dxa" w:w="100"/>
              <w:bottom w:type="dxa" w:w="80"/>
              <w:right w:type="dxa" w:w="100"/>
            </w:tcMar>
          </w:tcPr>
          <w:p>
            <w:pPr>
              <w:spacing w:after="0" w:line="276"/>
            </w:pPr>
            <w:r>
              <w:rPr>
                <w:rFonts w:ascii="Calibri" w:cs="Calibri" w:eastAsia="Calibri" w:hAnsi="Calibri"/>
                <w:sz w:val="17"/>
                <w:szCs w:val="17"/>
              </w:rPr>
              <w:t xml:space="preserve">Data Literacy (Training / Interaktion / Analyse)</w:t>
            </w:r>
          </w:p>
        </w:tc>
        <w:tc>
          <w:tcPr>
            <w:tcW w:type="dxa" w:w="4560"/>
            <w:tcMar>
              <w:top w:type="dxa" w:w="80"/>
              <w:left w:type="dxa" w:w="100"/>
              <w:bottom w:type="dxa" w:w="80"/>
              <w:right w:type="dxa" w:w="100"/>
            </w:tcMar>
          </w:tcPr>
          <w:p>
            <w:pPr>
              <w:spacing w:after="0" w:line="276"/>
            </w:pPr>
            <w:r>
              <w:rPr>
                <w:rFonts w:ascii="Calibri" w:cs="Calibri" w:eastAsia="Calibri" w:hAnsi="Calibri"/>
                <w:sz w:val="17"/>
                <w:szCs w:val="17"/>
              </w:rPr>
              <w:t xml:space="preserve">Data as training basis (HET-S3 O1), as interaction object (HET-E4), as object of analysis and design (HET-S3 O4/O5, HET-X2).</w:t>
            </w:r>
          </w:p>
        </w:tc>
        <w:tc>
          <w:tcPr>
            <w:tcW w:type="dxa" w:w="1800"/>
            <w:tcMar>
              <w:top w:type="dxa" w:w="80"/>
              <w:left w:type="dxa" w:w="100"/>
              <w:bottom w:type="dxa" w:w="80"/>
              <w:right w:type="dxa" w:w="100"/>
            </w:tcMar>
          </w:tcPr>
          <w:p>
            <w:pPr>
              <w:spacing w:after="0" w:line="276"/>
            </w:pPr>
            <w:r>
              <w:rPr>
                <w:rFonts w:ascii="Calibri" w:cs="Calibri" w:eastAsia="Calibri" w:hAnsi="Calibri"/>
                <w:color w:val="1A4A88"/>
                <w:sz w:val="17"/>
                <w:szCs w:val="17"/>
              </w:rPr>
              <w:t xml:space="preserve">HET-E4, HET-S3, HET-X2</w:t>
            </w:r>
          </w:p>
        </w:tc>
      </w:tr>
      <w:tr>
        <w:tc>
          <w:tcPr>
            <w:tcW w:type="dxa" w:w="8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KK-B5</w:t>
            </w:r>
          </w:p>
        </w:tc>
        <w:tc>
          <w:tcPr>
            <w:tcW w:type="dxa" w:w="2200"/>
            <w:tcMar>
              <w:top w:type="dxa" w:w="80"/>
              <w:left w:type="dxa" w:w="100"/>
              <w:bottom w:type="dxa" w:w="80"/>
              <w:right w:type="dxa" w:w="100"/>
            </w:tcMar>
          </w:tcPr>
          <w:p>
            <w:pPr>
              <w:spacing w:after="0" w:line="276"/>
            </w:pPr>
            <w:r>
              <w:rPr>
                <w:rFonts w:ascii="Calibri" w:cs="Calibri" w:eastAsia="Calibri" w:hAnsi="Calibri"/>
                <w:sz w:val="17"/>
                <w:szCs w:val="17"/>
              </w:rPr>
              <w:t xml:space="preserve">Ethik</w:t>
            </w:r>
          </w:p>
        </w:tc>
        <w:tc>
          <w:tcPr>
            <w:tcW w:type="dxa" w:w="4560"/>
            <w:tcMar>
              <w:top w:type="dxa" w:w="80"/>
              <w:left w:type="dxa" w:w="100"/>
              <w:bottom w:type="dxa" w:w="80"/>
              <w:right w:type="dxa" w:w="100"/>
            </w:tcMar>
          </w:tcPr>
          <w:p>
            <w:pPr>
              <w:spacing w:after="0" w:line="276"/>
            </w:pPr>
            <w:r>
              <w:rPr>
                <w:rFonts w:ascii="Calibri" w:cs="Calibri" w:eastAsia="Calibri" w:hAnsi="Calibri"/>
                <w:sz w:val="17"/>
                <w:szCs w:val="17"/>
              </w:rPr>
              <w:t xml:space="preserve">Hybrid modelling retained: cross-cutting and anchored discretely in HET-E7 across three objects.</w:t>
            </w:r>
          </w:p>
        </w:tc>
        <w:tc>
          <w:tcPr>
            <w:tcW w:type="dxa" w:w="1800"/>
            <w:tcMar>
              <w:top w:type="dxa" w:w="80"/>
              <w:left w:type="dxa" w:w="100"/>
              <w:bottom w:type="dxa" w:w="80"/>
              <w:right w:type="dxa" w:w="100"/>
            </w:tcMar>
          </w:tcPr>
          <w:p>
            <w:pPr>
              <w:spacing w:after="0" w:line="276"/>
            </w:pPr>
            <w:r>
              <w:rPr>
                <w:rFonts w:ascii="Calibri" w:cs="Calibri" w:eastAsia="Calibri" w:hAnsi="Calibri"/>
                <w:color w:val="1A4A88"/>
                <w:sz w:val="17"/>
                <w:szCs w:val="17"/>
              </w:rPr>
              <w:t xml:space="preserve">HET-E7 (Anker), HET-E6, HET-C4</w:t>
            </w:r>
          </w:p>
        </w:tc>
      </w:tr>
      <w:tr>
        <w:tc>
          <w:tcPr>
            <w:tcW w:type="dxa" w:w="8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KK-B6</w:t>
            </w:r>
          </w:p>
        </w:tc>
        <w:tc>
          <w:tcPr>
            <w:tcW w:type="dxa" w:w="2200"/>
            <w:tcMar>
              <w:top w:type="dxa" w:w="80"/>
              <w:left w:type="dxa" w:w="100"/>
              <w:bottom w:type="dxa" w:w="80"/>
              <w:right w:type="dxa" w:w="100"/>
            </w:tcMar>
          </w:tcPr>
          <w:p>
            <w:pPr>
              <w:spacing w:after="0" w:line="276"/>
            </w:pPr>
            <w:r>
              <w:rPr>
                <w:rFonts w:ascii="Calibri" w:cs="Calibri" w:eastAsia="Calibri" w:hAnsi="Calibri"/>
                <w:sz w:val="17"/>
                <w:szCs w:val="17"/>
              </w:rPr>
              <w:t xml:space="preserve">Recht / Regulation</w:t>
            </w:r>
          </w:p>
        </w:tc>
        <w:tc>
          <w:tcPr>
            <w:tcW w:type="dxa" w:w="4560"/>
            <w:tcMar>
              <w:top w:type="dxa" w:w="80"/>
              <w:left w:type="dxa" w:w="100"/>
              <w:bottom w:type="dxa" w:w="80"/>
              <w:right w:type="dxa" w:w="100"/>
            </w:tcMar>
          </w:tcPr>
          <w:p>
            <w:pPr>
              <w:spacing w:after="0" w:line="276"/>
            </w:pPr>
            <w:r>
              <w:rPr>
                <w:rFonts w:ascii="Calibri" w:cs="Calibri" w:eastAsia="Calibri" w:hAnsi="Calibri"/>
                <w:sz w:val="17"/>
                <w:szCs w:val="17"/>
              </w:rPr>
              <w:t xml:space="preserve">Standalone legal stratum retained as HET-X1 — the residue the widening mechanism cannot absorb, which is itself the argument for the deviation.</w:t>
            </w:r>
          </w:p>
        </w:tc>
        <w:tc>
          <w:tcPr>
            <w:tcW w:type="dxa" w:w="1800"/>
            <w:tcMar>
              <w:top w:type="dxa" w:w="80"/>
              <w:left w:type="dxa" w:w="100"/>
              <w:bottom w:type="dxa" w:w="80"/>
              <w:right w:type="dxa" w:w="100"/>
            </w:tcMar>
          </w:tcPr>
          <w:p>
            <w:pPr>
              <w:spacing w:after="0" w:line="276"/>
            </w:pPr>
            <w:r>
              <w:rPr>
                <w:rFonts w:ascii="Calibri" w:cs="Calibri" w:eastAsia="Calibri" w:hAnsi="Calibri"/>
                <w:color w:val="1A4A88"/>
                <w:sz w:val="17"/>
                <w:szCs w:val="17"/>
              </w:rPr>
              <w:t xml:space="preserve">HET-X1, L2</w:t>
            </w:r>
          </w:p>
        </w:tc>
      </w:tr>
      <w:tr>
        <w:tc>
          <w:tcPr>
            <w:tcW w:type="dxa" w:w="8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KK-B7</w:t>
            </w:r>
          </w:p>
        </w:tc>
        <w:tc>
          <w:tcPr>
            <w:tcW w:type="dxa" w:w="2200"/>
            <w:tcMar>
              <w:top w:type="dxa" w:w="80"/>
              <w:left w:type="dxa" w:w="100"/>
              <w:bottom w:type="dxa" w:w="80"/>
              <w:right w:type="dxa" w:w="100"/>
            </w:tcMar>
          </w:tcPr>
          <w:p>
            <w:pPr>
              <w:spacing w:after="0" w:line="276"/>
            </w:pPr>
            <w:r>
              <w:rPr>
                <w:rFonts w:ascii="Calibri" w:cs="Calibri" w:eastAsia="Calibri" w:hAnsi="Calibri"/>
                <w:sz w:val="17"/>
                <w:szCs w:val="17"/>
              </w:rPr>
              <w:t xml:space="preserve">Gesellschaftlich-kritische Reflexion</w:t>
            </w:r>
          </w:p>
        </w:tc>
        <w:tc>
          <w:tcPr>
            <w:tcW w:type="dxa" w:w="4560"/>
            <w:tcMar>
              <w:top w:type="dxa" w:w="80"/>
              <w:left w:type="dxa" w:w="100"/>
              <w:bottom w:type="dxa" w:w="80"/>
              <w:right w:type="dxa" w:w="100"/>
            </w:tcMar>
          </w:tcPr>
          <w:p>
            <w:pPr>
              <w:spacing w:after="0" w:line="276"/>
            </w:pPr>
            <w:r>
              <w:rPr>
                <w:rFonts w:ascii="Calibri" w:cs="Calibri" w:eastAsia="Calibri" w:hAnsi="Calibri"/>
                <w:sz w:val="17"/>
                <w:szCs w:val="17"/>
              </w:rPr>
              <w:t xml:space="preserve">Platform concentration and epistemic authority carried in HET-E6 O5; equity of access in HET-S4 O5.</w:t>
            </w:r>
          </w:p>
        </w:tc>
        <w:tc>
          <w:tcPr>
            <w:tcW w:type="dxa" w:w="1800"/>
            <w:tcMar>
              <w:top w:type="dxa" w:w="80"/>
              <w:left w:type="dxa" w:w="100"/>
              <w:bottom w:type="dxa" w:w="80"/>
              <w:right w:type="dxa" w:w="100"/>
            </w:tcMar>
          </w:tcPr>
          <w:p>
            <w:pPr>
              <w:spacing w:after="0" w:line="276"/>
            </w:pPr>
            <w:r>
              <w:rPr>
                <w:rFonts w:ascii="Calibri" w:cs="Calibri" w:eastAsia="Calibri" w:hAnsi="Calibri"/>
                <w:color w:val="1A4A88"/>
                <w:sz w:val="17"/>
                <w:szCs w:val="17"/>
              </w:rPr>
              <w:t xml:space="preserve">HET-E6 (O5), HET-S4 (O5)</w:t>
            </w:r>
          </w:p>
        </w:tc>
      </w:tr>
      <w:tr>
        <w:tc>
          <w:tcPr>
            <w:tcW w:type="dxa" w:w="8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KK-B8</w:t>
            </w:r>
          </w:p>
        </w:tc>
        <w:tc>
          <w:tcPr>
            <w:tcW w:type="dxa" w:w="2200"/>
            <w:tcMar>
              <w:top w:type="dxa" w:w="80"/>
              <w:left w:type="dxa" w:w="100"/>
              <w:bottom w:type="dxa" w:w="80"/>
              <w:right w:type="dxa" w:w="100"/>
            </w:tcMar>
          </w:tcPr>
          <w:p>
            <w:pPr>
              <w:spacing w:after="0" w:line="276"/>
            </w:pPr>
            <w:r>
              <w:rPr>
                <w:rFonts w:ascii="Calibri" w:cs="Calibri" w:eastAsia="Calibri" w:hAnsi="Calibri"/>
                <w:sz w:val="17"/>
                <w:szCs w:val="17"/>
              </w:rPr>
              <w:t xml:space="preserve">GenAI-Relevanz (inkl. Prompting)</w:t>
            </w:r>
          </w:p>
        </w:tc>
        <w:tc>
          <w:tcPr>
            <w:tcW w:type="dxa" w:w="4560"/>
            <w:tcMar>
              <w:top w:type="dxa" w:w="80"/>
              <w:left w:type="dxa" w:w="100"/>
              <w:bottom w:type="dxa" w:w="80"/>
              <w:right w:type="dxa" w:w="100"/>
            </w:tcMar>
          </w:tcPr>
          <w:p>
            <w:pPr>
              <w:spacing w:after="0" w:line="276"/>
            </w:pPr>
            <w:r>
              <w:rPr>
                <w:rFonts w:ascii="Calibri" w:cs="Calibri" w:eastAsia="Calibri" w:hAnsi="Calibri"/>
                <w:sz w:val="17"/>
                <w:szCs w:val="17"/>
              </w:rPr>
              <w:t xml:space="preserve">Prompting has an explicit home in HET-C3 with a three-level progression and three declared objects.</w:t>
            </w:r>
          </w:p>
        </w:tc>
        <w:tc>
          <w:tcPr>
            <w:tcW w:type="dxa" w:w="1800"/>
            <w:tcMar>
              <w:top w:type="dxa" w:w="80"/>
              <w:left w:type="dxa" w:w="100"/>
              <w:bottom w:type="dxa" w:w="80"/>
              <w:right w:type="dxa" w:w="100"/>
            </w:tcMar>
          </w:tcPr>
          <w:p>
            <w:pPr>
              <w:spacing w:after="0" w:line="276"/>
            </w:pPr>
            <w:r>
              <w:rPr>
                <w:rFonts w:ascii="Calibri" w:cs="Calibri" w:eastAsia="Calibri" w:hAnsi="Calibri"/>
                <w:color w:val="1A4A88"/>
                <w:sz w:val="17"/>
                <w:szCs w:val="17"/>
              </w:rPr>
              <w:t xml:space="preserve">HET-C3 (O1, O3, O5)</w:t>
            </w:r>
          </w:p>
        </w:tc>
      </w:tr>
      <w:tr>
        <w:tc>
          <w:tcPr>
            <w:tcW w:type="dxa" w:w="8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KK-B9</w:t>
            </w:r>
          </w:p>
        </w:tc>
        <w:tc>
          <w:tcPr>
            <w:tcW w:type="dxa" w:w="2200"/>
            <w:tcMar>
              <w:top w:type="dxa" w:w="80"/>
              <w:left w:type="dxa" w:w="100"/>
              <w:bottom w:type="dxa" w:w="80"/>
              <w:right w:type="dxa" w:w="100"/>
            </w:tcMar>
          </w:tcPr>
          <w:p>
            <w:pPr>
              <w:spacing w:after="0" w:line="276"/>
            </w:pPr>
            <w:r>
              <w:rPr>
                <w:rFonts w:ascii="Calibri" w:cs="Calibri" w:eastAsia="Calibri" w:hAnsi="Calibri"/>
                <w:sz w:val="17"/>
                <w:szCs w:val="17"/>
              </w:rPr>
              <w:t xml:space="preserve">Gestaltungskompetenz</w:t>
            </w:r>
          </w:p>
        </w:tc>
        <w:tc>
          <w:tcPr>
            <w:tcW w:type="dxa" w:w="4560"/>
            <w:tcMar>
              <w:top w:type="dxa" w:w="80"/>
              <w:left w:type="dxa" w:w="100"/>
              <w:bottom w:type="dxa" w:w="80"/>
              <w:right w:type="dxa" w:w="100"/>
            </w:tcMar>
          </w:tcPr>
          <w:p>
            <w:pPr>
              <w:spacing w:after="0" w:line="276"/>
            </w:pPr>
            <w:r>
              <w:rPr>
                <w:rFonts w:ascii="Calibri" w:cs="Calibri" w:eastAsia="Calibri" w:hAnsi="Calibri"/>
                <w:sz w:val="17"/>
                <w:szCs w:val="17"/>
              </w:rPr>
              <w:t xml:space="preserve">Shape AI strengthened towards sociotechnical participation and now declared across teaching, assessment and institutional objects.</w:t>
            </w:r>
          </w:p>
        </w:tc>
        <w:tc>
          <w:tcPr>
            <w:tcW w:type="dxa" w:w="1800"/>
            <w:tcMar>
              <w:top w:type="dxa" w:w="80"/>
              <w:left w:type="dxa" w:w="100"/>
              <w:bottom w:type="dxa" w:w="80"/>
              <w:right w:type="dxa" w:w="100"/>
            </w:tcMar>
          </w:tcPr>
          <w:p>
            <w:pPr>
              <w:spacing w:after="0" w:line="276"/>
            </w:pPr>
            <w:r>
              <w:rPr>
                <w:rFonts w:ascii="Calibri" w:cs="Calibri" w:eastAsia="Calibri" w:hAnsi="Calibri"/>
                <w:color w:val="1A4A88"/>
                <w:sz w:val="17"/>
                <w:szCs w:val="17"/>
              </w:rPr>
              <w:t xml:space="preserve">HET-S1 to HET-S4</w:t>
            </w:r>
          </w:p>
        </w:tc>
      </w:tr>
      <w:tr>
        <w:tc>
          <w:tcPr>
            <w:tcW w:type="dxa" w:w="8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KK-B10</w:t>
            </w:r>
          </w:p>
        </w:tc>
        <w:tc>
          <w:tcPr>
            <w:tcW w:type="dxa" w:w="2200"/>
            <w:tcMar>
              <w:top w:type="dxa" w:w="80"/>
              <w:left w:type="dxa" w:w="100"/>
              <w:bottom w:type="dxa" w:w="80"/>
              <w:right w:type="dxa" w:w="100"/>
            </w:tcMar>
          </w:tcPr>
          <w:p>
            <w:pPr>
              <w:spacing w:after="0" w:line="276"/>
            </w:pPr>
            <w:r>
              <w:rPr>
                <w:rFonts w:ascii="Calibri" w:cs="Calibri" w:eastAsia="Calibri" w:hAnsi="Calibri"/>
                <w:sz w:val="17"/>
                <w:szCs w:val="17"/>
              </w:rPr>
              <w:t xml:space="preserve">Didaktische bzw. Selbstkompetenz</w:t>
            </w:r>
          </w:p>
        </w:tc>
        <w:tc>
          <w:tcPr>
            <w:tcW w:type="dxa" w:w="4560"/>
            <w:tcMar>
              <w:top w:type="dxa" w:w="80"/>
              <w:left w:type="dxa" w:w="100"/>
              <w:bottom w:type="dxa" w:w="80"/>
              <w:right w:type="dxa" w:w="100"/>
            </w:tcMar>
          </w:tcPr>
          <w:p>
            <w:pPr>
              <w:spacing w:after="0" w:line="276"/>
            </w:pPr>
            <w:r>
              <w:rPr>
                <w:rFonts w:ascii="Calibri" w:cs="Calibri" w:eastAsia="Calibri" w:hAnsi="Calibri"/>
                <w:sz w:val="17"/>
                <w:szCs w:val="17"/>
              </w:rPr>
              <w:t xml:space="preserve">Carried by the O2/O3/O4 object cells rather than by separate domains — the change that distinguishes v0.10 from v0.9; self-competence in HET-X3.</w:t>
            </w:r>
          </w:p>
        </w:tc>
        <w:tc>
          <w:tcPr>
            <w:tcW w:type="dxa" w:w="1800"/>
            <w:tcMar>
              <w:top w:type="dxa" w:w="80"/>
              <w:left w:type="dxa" w:w="100"/>
              <w:bottom w:type="dxa" w:w="80"/>
              <w:right w:type="dxa" w:w="100"/>
            </w:tcMar>
          </w:tcPr>
          <w:p>
            <w:pPr>
              <w:spacing w:after="0" w:line="276"/>
            </w:pPr>
            <w:r>
              <w:rPr>
                <w:rFonts w:ascii="Calibri" w:cs="Calibri" w:eastAsia="Calibri" w:hAnsi="Calibri"/>
                <w:color w:val="1A4A88"/>
                <w:sz w:val="17"/>
                <w:szCs w:val="17"/>
              </w:rPr>
              <w:t xml:space="preserve">O2, O3, O4 cells; HET-X3</w:t>
            </w:r>
          </w:p>
        </w:tc>
      </w:tr>
      <w:tr>
        <w:tc>
          <w:tcPr>
            <w:tcW w:type="dxa" w:w="8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KK-E1</w:t>
            </w:r>
          </w:p>
        </w:tc>
        <w:tc>
          <w:tcPr>
            <w:tcW w:type="dxa" w:w="2200"/>
            <w:tcMar>
              <w:top w:type="dxa" w:w="80"/>
              <w:left w:type="dxa" w:w="100"/>
              <w:bottom w:type="dxa" w:w="80"/>
              <w:right w:type="dxa" w:w="100"/>
            </w:tcMar>
          </w:tcPr>
          <w:p>
            <w:pPr>
              <w:spacing w:after="0" w:line="276"/>
            </w:pPr>
            <w:r>
              <w:rPr>
                <w:rFonts w:ascii="Calibri" w:cs="Calibri" w:eastAsia="Calibri" w:hAnsi="Calibri"/>
                <w:sz w:val="17"/>
                <w:szCs w:val="17"/>
              </w:rPr>
              <w:t xml:space="preserve">Interoperabilität / Crosswalk-Fähigkeit</w:t>
            </w:r>
          </w:p>
        </w:tc>
        <w:tc>
          <w:tcPr>
            <w:tcW w:type="dxa" w:w="4560"/>
            <w:tcMar>
              <w:top w:type="dxa" w:w="80"/>
              <w:left w:type="dxa" w:w="100"/>
              <w:bottom w:type="dxa" w:w="80"/>
              <w:right w:type="dxa" w:w="100"/>
            </w:tcMar>
          </w:tcPr>
          <w:p>
            <w:pPr>
              <w:spacing w:after="0" w:line="276"/>
            </w:pPr>
            <w:r>
              <w:rPr>
                <w:rFonts w:ascii="Calibri" w:cs="Calibri" w:eastAsia="Calibri" w:hAnsi="Calibri"/>
                <w:sz w:val="17"/>
                <w:szCs w:val="17"/>
              </w:rPr>
              <w:t xml:space="preserve">Improved: the framework is now structurally identical to AILit at four domains and 19 competences, so the crosswalk to the OECD source is one-to-one.</w:t>
            </w:r>
          </w:p>
        </w:tc>
        <w:tc>
          <w:tcPr>
            <w:tcW w:type="dxa" w:w="1800"/>
            <w:tcMar>
              <w:top w:type="dxa" w:w="80"/>
              <w:left w:type="dxa" w:w="100"/>
              <w:bottom w:type="dxa" w:w="80"/>
              <w:right w:type="dxa" w:w="100"/>
            </w:tcMar>
          </w:tcPr>
          <w:p>
            <w:pPr>
              <w:spacing w:after="0" w:line="276"/>
            </w:pPr>
            <w:r>
              <w:rPr>
                <w:rFonts w:ascii="Calibri" w:cs="Calibri" w:eastAsia="Calibri" w:hAnsi="Calibri"/>
                <w:color w:val="1A4A88"/>
                <w:sz w:val="17"/>
                <w:szCs w:val="17"/>
              </w:rPr>
              <w:t xml:space="preserve">HETAICF (gesamt)</w:t>
            </w:r>
          </w:p>
        </w:tc>
      </w:tr>
      <w:tr>
        <w:tc>
          <w:tcPr>
            <w:tcW w:type="dxa" w:w="8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KK-E2</w:t>
            </w:r>
          </w:p>
        </w:tc>
        <w:tc>
          <w:tcPr>
            <w:tcW w:type="dxa" w:w="2200"/>
            <w:tcMar>
              <w:top w:type="dxa" w:w="80"/>
              <w:left w:type="dxa" w:w="100"/>
              <w:bottom w:type="dxa" w:w="80"/>
              <w:right w:type="dxa" w:w="100"/>
            </w:tcMar>
          </w:tcPr>
          <w:p>
            <w:pPr>
              <w:spacing w:after="0" w:line="276"/>
            </w:pPr>
            <w:r>
              <w:rPr>
                <w:rFonts w:ascii="Calibri" w:cs="Calibri" w:eastAsia="Calibri" w:hAnsi="Calibri"/>
                <w:sz w:val="17"/>
                <w:szCs w:val="17"/>
              </w:rPr>
              <w:t xml:space="preserve">Rollendifferenzierung</w:t>
            </w:r>
          </w:p>
        </w:tc>
        <w:tc>
          <w:tcPr>
            <w:tcW w:type="dxa" w:w="4560"/>
            <w:tcMar>
              <w:top w:type="dxa" w:w="80"/>
              <w:left w:type="dxa" w:w="100"/>
              <w:bottom w:type="dxa" w:w="80"/>
              <w:right w:type="dxa" w:w="100"/>
            </w:tcMar>
          </w:tcPr>
          <w:p>
            <w:pPr>
              <w:spacing w:after="0" w:line="276"/>
            </w:pPr>
            <w:r>
              <w:rPr>
                <w:rFonts w:ascii="Calibri" w:cs="Calibri" w:eastAsia="Calibri" w:hAnsi="Calibri"/>
                <w:sz w:val="17"/>
                <w:szCs w:val="17"/>
              </w:rPr>
              <w:t xml:space="preserve">Teaching staff primary; other roles cross-referenced (Layer L6).</w:t>
            </w:r>
          </w:p>
        </w:tc>
        <w:tc>
          <w:tcPr>
            <w:tcW w:type="dxa" w:w="1800"/>
            <w:tcMar>
              <w:top w:type="dxa" w:w="80"/>
              <w:left w:type="dxa" w:w="100"/>
              <w:bottom w:type="dxa" w:w="80"/>
              <w:right w:type="dxa" w:w="100"/>
            </w:tcMar>
          </w:tcPr>
          <w:p>
            <w:pPr>
              <w:spacing w:after="0" w:line="276"/>
            </w:pPr>
            <w:r>
              <w:rPr>
                <w:rFonts w:ascii="Calibri" w:cs="Calibri" w:eastAsia="Calibri" w:hAnsi="Calibri"/>
                <w:color w:val="1A4A88"/>
                <w:sz w:val="17"/>
                <w:szCs w:val="17"/>
              </w:rPr>
              <w:t xml:space="preserve">Layer L6</w:t>
            </w:r>
          </w:p>
        </w:tc>
      </w:tr>
      <w:tr>
        <w:tc>
          <w:tcPr>
            <w:tcW w:type="dxa" w:w="800"/>
            <w:tcMar>
              <w:top w:type="dxa" w:w="80"/>
              <w:left w:type="dxa" w:w="100"/>
              <w:bottom w:type="dxa" w:w="80"/>
              <w:right w:type="dxa" w:w="100"/>
            </w:tcMar>
          </w:tcPr>
          <w:p>
            <w:pPr>
              <w:spacing w:after="0" w:line="276"/>
            </w:pPr>
            <w:r>
              <w:rPr>
                <w:rFonts w:ascii="Calibri" w:cs="Calibri" w:eastAsia="Calibri" w:hAnsi="Calibri"/>
                <w:b/>
                <w:bCs/>
                <w:color w:val="1A4A88"/>
                <w:sz w:val="17"/>
                <w:szCs w:val="17"/>
              </w:rPr>
              <w:t xml:space="preserve">KK-E3</w:t>
            </w:r>
          </w:p>
        </w:tc>
        <w:tc>
          <w:tcPr>
            <w:tcW w:type="dxa" w:w="2200"/>
            <w:tcMar>
              <w:top w:type="dxa" w:w="80"/>
              <w:left w:type="dxa" w:w="100"/>
              <w:bottom w:type="dxa" w:w="80"/>
              <w:right w:type="dxa" w:w="100"/>
            </w:tcMar>
          </w:tcPr>
          <w:p>
            <w:pPr>
              <w:spacing w:after="0" w:line="276"/>
            </w:pPr>
            <w:r>
              <w:rPr>
                <w:rFonts w:ascii="Calibri" w:cs="Calibri" w:eastAsia="Calibri" w:hAnsi="Calibri"/>
                <w:sz w:val="17"/>
                <w:szCs w:val="17"/>
              </w:rPr>
              <w:t xml:space="preserve">Assessierbarkeit &amp; Instrumentierung</w:t>
            </w:r>
          </w:p>
        </w:tc>
        <w:tc>
          <w:tcPr>
            <w:tcW w:type="dxa" w:w="4560"/>
            <w:tcMar>
              <w:top w:type="dxa" w:w="80"/>
              <w:left w:type="dxa" w:w="100"/>
              <w:bottom w:type="dxa" w:w="80"/>
              <w:right w:type="dxa" w:w="100"/>
            </w:tcMar>
          </w:tcPr>
          <w:p>
            <w:pPr>
              <w:spacing w:after="0" w:line="276"/>
            </w:pPr>
            <w:r>
              <w:rPr>
                <w:rFonts w:ascii="Calibri" w:cs="Calibri" w:eastAsia="Calibri" w:hAnsi="Calibri"/>
                <w:sz w:val="17"/>
                <w:szCs w:val="17"/>
              </w:rPr>
              <w:t xml:space="preserve">Evaluation layer unchanged: AIssessment (64 items, 5 levels, legal dimension CD6) primary; MAILS (32 items) for the classic core.</w:t>
            </w:r>
          </w:p>
        </w:tc>
        <w:tc>
          <w:tcPr>
            <w:tcW w:type="dxa" w:w="1800"/>
            <w:tcMar>
              <w:top w:type="dxa" w:w="80"/>
              <w:left w:type="dxa" w:w="100"/>
              <w:bottom w:type="dxa" w:w="80"/>
              <w:right w:type="dxa" w:w="100"/>
            </w:tcMar>
          </w:tcPr>
          <w:p>
            <w:pPr>
              <w:spacing w:after="0" w:line="276"/>
            </w:pPr>
            <w:r>
              <w:rPr>
                <w:rFonts w:ascii="Calibri" w:cs="Calibri" w:eastAsia="Calibri" w:hAnsi="Calibri"/>
                <w:color w:val="1A4A88"/>
                <w:sz w:val="17"/>
                <w:szCs w:val="17"/>
              </w:rPr>
              <w:t xml:space="preserve">Evaluationsschicht</w:t>
            </w:r>
          </w:p>
        </w:tc>
      </w:tr>
    </w:tbl>
    <w:p>
      <w:pPr>
        <w:pStyle w:val="Heading1"/>
        <w:pageBreakBefore/>
        <w:spacing w:after="140" w:before="280"/>
      </w:pPr>
      <w:r>
        <w:rPr>
          <w:rFonts w:ascii="Calibri" w:cs="Calibri" w:eastAsia="Calibri" w:hAnsi="Calibri"/>
        </w:rPr>
        <w:t xml:space="preserve">8 · Recorded Gaps</w:t>
      </w:r>
    </w:p>
    <w:p>
      <w:pPr>
        <w:spacing w:after="120" w:line="276"/>
      </w:pPr>
      <w:r>
        <w:rPr>
          <w:rFonts w:ascii="Calibri" w:cs="Calibri" w:eastAsia="Calibri" w:hAnsi="Calibri"/>
          <w:sz w:val="21"/>
          <w:szCs w:val="21"/>
        </w:rPr>
        <w:t xml:space="preserve">Consistent with the rule that no competence may be invented, the following areas are recorded as open rather than filled. A gap is a statement about the state of the reviewed literature, not a defect of the framework.</w:t>
      </w:r>
    </w:p>
    <w:tbl>
      <w:tblPr>
        <w:tblW w:type="dxa" w:w="9360"/>
        <w:tblBorders>
          <w:top w:val="single" w:color="C6D4E3" w:sz="4"/>
          <w:left w:val="single" w:color="C6D4E3" w:sz="4"/>
          <w:bottom w:val="single" w:color="C6D4E3" w:sz="4"/>
          <w:right w:val="single" w:color="C6D4E3" w:sz="4"/>
          <w:insideH w:val="single" w:color="C6D4E3" w:sz="4"/>
          <w:insideV w:val="single" w:color="C6D4E3" w:sz="4"/>
        </w:tblBorders>
      </w:tblPr>
      <w:tblGrid>
        <w:gridCol w:w="2700"/>
        <w:gridCol w:w="5100"/>
        <w:gridCol w:w="1560"/>
      </w:tblGrid>
      <w:tr>
        <w:trPr>
          <w:tblHeader/>
        </w:trPr>
        <w:tc>
          <w:tcPr>
            <w:tcW w:type="dxa" w:w="27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Area</w:t>
            </w:r>
          </w:p>
        </w:tc>
        <w:tc>
          <w:tcPr>
            <w:tcW w:type="dxa" w:w="510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Status and reason</w:t>
            </w:r>
          </w:p>
        </w:tc>
        <w:tc>
          <w:tcPr>
            <w:tcW w:type="dxa" w:w="1560"/>
            <w:shd w:fill="EAF1F9" w:color="auto" w:val="clear"/>
            <w:tcMar>
              <w:top w:type="dxa" w:w="80"/>
              <w:left w:type="dxa" w:w="100"/>
              <w:bottom w:type="dxa" w:w="80"/>
              <w:right w:type="dxa" w:w="100"/>
            </w:tcMar>
          </w:tcPr>
          <w:p>
            <w:pPr>
              <w:spacing w:after="0"/>
            </w:pPr>
            <w:r>
              <w:rPr>
                <w:rFonts w:ascii="Calibri" w:cs="Calibri" w:eastAsia="Calibri" w:hAnsi="Calibri"/>
                <w:b/>
                <w:bCs/>
                <w:color w:val="1A4A88"/>
                <w:sz w:val="18"/>
                <w:szCs w:val="18"/>
              </w:rPr>
              <w:t xml:space="preserve">Classification</w:t>
            </w:r>
          </w:p>
        </w:tc>
      </w:tr>
      <w:tr>
        <w:tc>
          <w:tcPr>
            <w:tcW w:type="dxa" w:w="2700"/>
            <w:tcMar>
              <w:top w:type="dxa" w:w="80"/>
              <w:left w:type="dxa" w:w="100"/>
              <w:bottom w:type="dxa" w:w="80"/>
              <w:right w:type="dxa" w:w="100"/>
            </w:tcMar>
          </w:tcPr>
          <w:p>
            <w:pPr>
              <w:spacing w:after="0" w:line="276"/>
            </w:pPr>
            <w:r>
              <w:rPr>
                <w:rFonts w:ascii="Calibri" w:cs="Calibri" w:eastAsia="Calibri" w:hAnsi="Calibri"/>
                <w:b/>
                <w:bCs/>
                <w:sz w:val="17"/>
                <w:szCs w:val="17"/>
              </w:rPr>
              <w:t xml:space="preserve">AI in doctoral supervision</w:t>
            </w:r>
          </w:p>
        </w:tc>
        <w:tc>
          <w:tcPr>
            <w:tcW w:type="dxa" w:w="5100"/>
            <w:tcMar>
              <w:top w:type="dxa" w:w="80"/>
              <w:left w:type="dxa" w:w="100"/>
              <w:bottom w:type="dxa" w:w="80"/>
              <w:right w:type="dxa" w:w="100"/>
            </w:tcMar>
          </w:tcPr>
          <w:p>
            <w:pPr>
              <w:spacing w:after="0" w:line="276"/>
            </w:pPr>
            <w:r>
              <w:rPr>
                <w:rFonts w:ascii="Calibri" w:cs="Calibri" w:eastAsia="Calibri" w:hAnsi="Calibri"/>
                <w:sz w:val="17"/>
                <w:szCs w:val="17"/>
              </w:rPr>
              <w:t xml:space="preserve">No reviewed framework defines competences for AI use in supervision relationships. Left open rather than invented.</w:t>
            </w:r>
          </w:p>
        </w:tc>
        <w:tc>
          <w:tcPr>
            <w:tcW w:type="dxa" w:w="1560"/>
            <w:tcMar>
              <w:top w:type="dxa" w:w="80"/>
              <w:left w:type="dxa" w:w="100"/>
              <w:bottom w:type="dxa" w:w="80"/>
              <w:right w:type="dxa" w:w="100"/>
            </w:tcMar>
          </w:tcPr>
          <w:p>
            <w:pPr>
              <w:spacing w:after="0" w:line="276"/>
            </w:pPr>
            <w:r>
              <w:rPr>
                <w:rFonts w:ascii="Calibri" w:cs="Calibri" w:eastAsia="Calibri" w:hAnsi="Calibri"/>
                <w:i/>
                <w:iCs/>
                <w:color w:val="1A4A88"/>
                <w:sz w:val="17"/>
                <w:szCs w:val="17"/>
              </w:rPr>
              <w:t xml:space="preserve">open</w:t>
            </w:r>
          </w:p>
        </w:tc>
      </w:tr>
      <w:tr>
        <w:tc>
          <w:tcPr>
            <w:tcW w:type="dxa" w:w="2700"/>
            <w:tcMar>
              <w:top w:type="dxa" w:w="80"/>
              <w:left w:type="dxa" w:w="100"/>
              <w:bottom w:type="dxa" w:w="80"/>
              <w:right w:type="dxa" w:w="100"/>
            </w:tcMar>
          </w:tcPr>
          <w:p>
            <w:pPr>
              <w:spacing w:after="0" w:line="276"/>
            </w:pPr>
            <w:r>
              <w:rPr>
                <w:rFonts w:ascii="Calibri" w:cs="Calibri" w:eastAsia="Calibri" w:hAnsi="Calibri"/>
                <w:b/>
                <w:bCs/>
                <w:sz w:val="17"/>
                <w:szCs w:val="17"/>
              </w:rPr>
              <w:t xml:space="preserve">AI in third-mission and transfer activities</w:t>
            </w:r>
          </w:p>
        </w:tc>
        <w:tc>
          <w:tcPr>
            <w:tcW w:type="dxa" w:w="5100"/>
            <w:tcMar>
              <w:top w:type="dxa" w:w="80"/>
              <w:left w:type="dxa" w:w="100"/>
              <w:bottom w:type="dxa" w:w="80"/>
              <w:right w:type="dxa" w:w="100"/>
            </w:tcMar>
          </w:tcPr>
          <w:p>
            <w:pPr>
              <w:spacing w:after="0" w:line="276"/>
            </w:pPr>
            <w:r>
              <w:rPr>
                <w:rFonts w:ascii="Calibri" w:cs="Calibri" w:eastAsia="Calibri" w:hAnsi="Calibri"/>
                <w:sz w:val="17"/>
                <w:szCs w:val="17"/>
              </w:rPr>
              <w:t xml:space="preserve">Not covered by any donor framework at competence level.</w:t>
            </w:r>
          </w:p>
        </w:tc>
        <w:tc>
          <w:tcPr>
            <w:tcW w:type="dxa" w:w="1560"/>
            <w:tcMar>
              <w:top w:type="dxa" w:w="80"/>
              <w:left w:type="dxa" w:w="100"/>
              <w:bottom w:type="dxa" w:w="80"/>
              <w:right w:type="dxa" w:w="100"/>
            </w:tcMar>
          </w:tcPr>
          <w:p>
            <w:pPr>
              <w:spacing w:after="0" w:line="276"/>
            </w:pPr>
            <w:r>
              <w:rPr>
                <w:rFonts w:ascii="Calibri" w:cs="Calibri" w:eastAsia="Calibri" w:hAnsi="Calibri"/>
                <w:i/>
                <w:iCs/>
                <w:color w:val="1A4A88"/>
                <w:sz w:val="17"/>
                <w:szCs w:val="17"/>
              </w:rPr>
              <w:t xml:space="preserve">open</w:t>
            </w:r>
          </w:p>
        </w:tc>
      </w:tr>
      <w:tr>
        <w:tc>
          <w:tcPr>
            <w:tcW w:type="dxa" w:w="2700"/>
            <w:tcMar>
              <w:top w:type="dxa" w:w="80"/>
              <w:left w:type="dxa" w:w="100"/>
              <w:bottom w:type="dxa" w:w="80"/>
              <w:right w:type="dxa" w:w="100"/>
            </w:tcMar>
          </w:tcPr>
          <w:p>
            <w:pPr>
              <w:spacing w:after="0" w:line="276"/>
            </w:pPr>
            <w:r>
              <w:rPr>
                <w:rFonts w:ascii="Calibri" w:cs="Calibri" w:eastAsia="Calibri" w:hAnsi="Calibri"/>
                <w:b/>
                <w:bCs/>
                <w:sz w:val="17"/>
                <w:szCs w:val="17"/>
              </w:rPr>
              <w:t xml:space="preserve">Discipline-specific AI competence (Fachdidaktik)</w:t>
            </w:r>
          </w:p>
        </w:tc>
        <w:tc>
          <w:tcPr>
            <w:tcW w:type="dxa" w:w="5100"/>
            <w:tcMar>
              <w:top w:type="dxa" w:w="80"/>
              <w:left w:type="dxa" w:w="100"/>
              <w:bottom w:type="dxa" w:w="80"/>
              <w:right w:type="dxa" w:w="100"/>
            </w:tcMar>
          </w:tcPr>
          <w:p>
            <w:pPr>
              <w:spacing w:after="0" w:line="276"/>
            </w:pPr>
            <w:r>
              <w:rPr>
                <w:rFonts w:ascii="Calibri" w:cs="Calibri" w:eastAsia="Calibri" w:hAnsi="Calibri"/>
                <w:sz w:val="17"/>
                <w:szCs w:val="17"/>
              </w:rPr>
              <w:t xml:space="preserve">HETAICF is subject-neutral; discipline-specific elaboration is delegated to faculty-level work, as in DACT.</w:t>
            </w:r>
          </w:p>
        </w:tc>
        <w:tc>
          <w:tcPr>
            <w:tcW w:type="dxa" w:w="1560"/>
            <w:tcMar>
              <w:top w:type="dxa" w:w="80"/>
              <w:left w:type="dxa" w:w="100"/>
              <w:bottom w:type="dxa" w:w="80"/>
              <w:right w:type="dxa" w:w="100"/>
            </w:tcMar>
          </w:tcPr>
          <w:p>
            <w:pPr>
              <w:spacing w:after="0" w:line="276"/>
            </w:pPr>
            <w:r>
              <w:rPr>
                <w:rFonts w:ascii="Calibri" w:cs="Calibri" w:eastAsia="Calibri" w:hAnsi="Calibri"/>
                <w:i/>
                <w:iCs/>
                <w:color w:val="1A4A88"/>
                <w:sz w:val="17"/>
                <w:szCs w:val="17"/>
              </w:rPr>
              <w:t xml:space="preserve">delegated</w:t>
            </w:r>
          </w:p>
        </w:tc>
      </w:tr>
      <w:tr>
        <w:tc>
          <w:tcPr>
            <w:tcW w:type="dxa" w:w="2700"/>
            <w:tcMar>
              <w:top w:type="dxa" w:w="80"/>
              <w:left w:type="dxa" w:w="100"/>
              <w:bottom w:type="dxa" w:w="80"/>
              <w:right w:type="dxa" w:w="100"/>
            </w:tcMar>
          </w:tcPr>
          <w:p>
            <w:pPr>
              <w:spacing w:after="0" w:line="276"/>
            </w:pPr>
            <w:r>
              <w:rPr>
                <w:rFonts w:ascii="Calibri" w:cs="Calibri" w:eastAsia="Calibri" w:hAnsi="Calibri"/>
                <w:b/>
                <w:bCs/>
                <w:sz w:val="17"/>
                <w:szCs w:val="17"/>
              </w:rPr>
              <w:t xml:space="preserve">Administrative-staff layer</w:t>
            </w:r>
          </w:p>
        </w:tc>
        <w:tc>
          <w:tcPr>
            <w:tcW w:type="dxa" w:w="5100"/>
            <w:tcMar>
              <w:top w:type="dxa" w:w="80"/>
              <w:left w:type="dxa" w:w="100"/>
              <w:bottom w:type="dxa" w:w="80"/>
              <w:right w:type="dxa" w:w="100"/>
            </w:tcMar>
          </w:tcPr>
          <w:p>
            <w:pPr>
              <w:spacing w:after="0" w:line="276"/>
            </w:pPr>
            <w:r>
              <w:rPr>
                <w:rFonts w:ascii="Calibri" w:cs="Calibri" w:eastAsia="Calibri" w:hAnsi="Calibri"/>
                <w:sz w:val="17"/>
                <w:szCs w:val="17"/>
              </w:rPr>
              <w:t xml:space="preserve">Tier B: awaits ingest of ALTL/EDUCAUSE Appendices B–D and Bertelsmann 2023/Fischer 2025.</w:t>
            </w:r>
          </w:p>
        </w:tc>
        <w:tc>
          <w:tcPr>
            <w:tcW w:type="dxa" w:w="1560"/>
            <w:tcMar>
              <w:top w:type="dxa" w:w="80"/>
              <w:left w:type="dxa" w:w="100"/>
              <w:bottom w:type="dxa" w:w="80"/>
              <w:right w:type="dxa" w:w="100"/>
            </w:tcMar>
          </w:tcPr>
          <w:p>
            <w:pPr>
              <w:spacing w:after="0" w:line="276"/>
            </w:pPr>
            <w:r>
              <w:rPr>
                <w:rFonts w:ascii="Calibri" w:cs="Calibri" w:eastAsia="Calibri" w:hAnsi="Calibri"/>
                <w:i/>
                <w:iCs/>
                <w:color w:val="1A4A88"/>
                <w:sz w:val="17"/>
                <w:szCs w:val="17"/>
              </w:rPr>
              <w:t xml:space="preserve">Tier B pending</w:t>
            </w:r>
          </w:p>
        </w:tc>
      </w:tr>
      <w:tr>
        <w:tc>
          <w:tcPr>
            <w:tcW w:type="dxa" w:w="2700"/>
            <w:tcMar>
              <w:top w:type="dxa" w:w="80"/>
              <w:left w:type="dxa" w:w="100"/>
              <w:bottom w:type="dxa" w:w="80"/>
              <w:right w:type="dxa" w:w="100"/>
            </w:tcMar>
          </w:tcPr>
          <w:p>
            <w:pPr>
              <w:spacing w:after="0" w:line="276"/>
            </w:pPr>
            <w:r>
              <w:rPr>
                <w:rFonts w:ascii="Calibri" w:cs="Calibri" w:eastAsia="Calibri" w:hAnsi="Calibri"/>
                <w:b/>
                <w:bCs/>
                <w:sz w:val="17"/>
                <w:szCs w:val="17"/>
              </w:rPr>
              <w:t xml:space="preserve">Student layer</w:t>
            </w:r>
          </w:p>
        </w:tc>
        <w:tc>
          <w:tcPr>
            <w:tcW w:type="dxa" w:w="5100"/>
            <w:tcMar>
              <w:top w:type="dxa" w:w="80"/>
              <w:left w:type="dxa" w:w="100"/>
              <w:bottom w:type="dxa" w:w="80"/>
              <w:right w:type="dxa" w:w="100"/>
            </w:tcMar>
          </w:tcPr>
          <w:p>
            <w:pPr>
              <w:spacing w:after="0" w:line="276"/>
            </w:pPr>
            <w:r>
              <w:rPr>
                <w:rFonts w:ascii="Calibri" w:cs="Calibri" w:eastAsia="Calibri" w:hAnsi="Calibri"/>
                <w:sz w:val="17"/>
                <w:szCs w:val="17"/>
              </w:rPr>
              <w:t xml:space="preserve">Tier B: cross-referenced to UNESCO AI-CFS (2024b), 12 blocks, itemisation pending.</w:t>
            </w:r>
          </w:p>
        </w:tc>
        <w:tc>
          <w:tcPr>
            <w:tcW w:type="dxa" w:w="1560"/>
            <w:tcMar>
              <w:top w:type="dxa" w:w="80"/>
              <w:left w:type="dxa" w:w="100"/>
              <w:bottom w:type="dxa" w:w="80"/>
              <w:right w:type="dxa" w:w="100"/>
            </w:tcMar>
          </w:tcPr>
          <w:p>
            <w:pPr>
              <w:spacing w:after="0" w:line="276"/>
            </w:pPr>
            <w:r>
              <w:rPr>
                <w:rFonts w:ascii="Calibri" w:cs="Calibri" w:eastAsia="Calibri" w:hAnsi="Calibri"/>
                <w:i/>
                <w:iCs/>
                <w:color w:val="1A4A88"/>
                <w:sz w:val="17"/>
                <w:szCs w:val="17"/>
              </w:rPr>
              <w:t xml:space="preserve">Tier B pending</w:t>
            </w:r>
          </w:p>
        </w:tc>
      </w:tr>
      <w:tr>
        <w:tc>
          <w:tcPr>
            <w:tcW w:type="dxa" w:w="2700"/>
            <w:tcMar>
              <w:top w:type="dxa" w:w="80"/>
              <w:left w:type="dxa" w:w="100"/>
              <w:bottom w:type="dxa" w:w="80"/>
              <w:right w:type="dxa" w:w="100"/>
            </w:tcMar>
          </w:tcPr>
          <w:p>
            <w:pPr>
              <w:spacing w:after="0" w:line="276"/>
            </w:pPr>
            <w:r>
              <w:rPr>
                <w:rFonts w:ascii="Calibri" w:cs="Calibri" w:eastAsia="Calibri" w:hAnsi="Calibri"/>
                <w:b/>
                <w:bCs/>
                <w:sz w:val="17"/>
                <w:szCs w:val="17"/>
              </w:rPr>
              <w:t xml:space="preserve">Empty cells in the 19 × 5 grid</w:t>
            </w:r>
          </w:p>
        </w:tc>
        <w:tc>
          <w:tcPr>
            <w:tcW w:type="dxa" w:w="5100"/>
            <w:tcMar>
              <w:top w:type="dxa" w:w="80"/>
              <w:left w:type="dxa" w:w="100"/>
              <w:bottom w:type="dxa" w:w="80"/>
              <w:right w:type="dxa" w:w="100"/>
            </w:tcMar>
          </w:tcPr>
          <w:p>
            <w:pPr>
              <w:spacing w:after="0" w:line="276"/>
            </w:pPr>
            <w:r>
              <w:rPr>
                <w:rFonts w:ascii="Calibri" w:cs="Calibri" w:eastAsia="Calibri" w:hAnsi="Calibri"/>
                <w:sz w:val="17"/>
                <w:szCs w:val="17"/>
              </w:rPr>
              <w:t xml:space="preserve">36 of 95 cells are not activated. Some are genuine non-applicability (HET-C3 × O4 would be prompting for grading, deliberately not endorsed); others are candidates for later activation once donor material exists.</w:t>
            </w:r>
          </w:p>
        </w:tc>
        <w:tc>
          <w:tcPr>
            <w:tcW w:type="dxa" w:w="1560"/>
            <w:tcMar>
              <w:top w:type="dxa" w:w="80"/>
              <w:left w:type="dxa" w:w="100"/>
              <w:bottom w:type="dxa" w:w="80"/>
              <w:right w:type="dxa" w:w="100"/>
            </w:tcMar>
          </w:tcPr>
          <w:p>
            <w:pPr>
              <w:spacing w:after="0" w:line="276"/>
            </w:pPr>
            <w:r>
              <w:rPr>
                <w:rFonts w:ascii="Calibri" w:cs="Calibri" w:eastAsia="Calibri" w:hAnsi="Calibri"/>
                <w:i/>
                <w:iCs/>
                <w:color w:val="1A4A88"/>
                <w:sz w:val="17"/>
                <w:szCs w:val="17"/>
              </w:rPr>
              <w:t xml:space="preserve">by design / under review</w:t>
            </w:r>
          </w:p>
        </w:tc>
      </w:tr>
    </w:tbl>
    <w:p>
      <w:pPr>
        <w:pStyle w:val="Heading2"/>
        <w:spacing w:after="140" w:before="280"/>
        <w:rPr>
          <w:ins w:id="9035" w:author="HT" w:date="2026-08-21T00:00:00Z"/>
          <w:rFonts w:ascii="Calibri" w:cs="Calibri" w:eastAsia="Calibri" w:hAnsi="Calibri"/>
        </w:rPr>
      </w:pPr>
      <w:ins w:id="9036" w:author="HT" w:date="2026-08-21T00:00:00Z">
        <w:r>
          <w:rPr>
            <w:rFonts w:ascii="Calibri" w:cs="Calibri" w:eastAsia="Calibri" w:hAnsi="Calibri"/>
          </w:rPr>
          <w:t xml:space="preserve">8.1 Open decisions from the review of v0.9 and v0.10</w:t>
        </w:r>
      </w:ins>
    </w:p>
    <w:p>
      <w:pPr>
        <w:spacing w:after="120" w:line="276"/>
        <w:rPr>
          <w:ins w:id="9037" w:author="HT" w:date="2026-08-21T00:00:00Z"/>
          <w:rFonts w:ascii="Calibri" w:cs="Calibri" w:eastAsia="Calibri" w:hAnsi="Calibri"/>
        </w:rPr>
      </w:pPr>
      <w:ins w:id="9038" w:author="HT" w:date="2026-08-21T00:00:00Z">
        <w:r>
          <w:rPr>
            <w:rFonts w:ascii="Calibri" w:cs="Calibri" w:eastAsia="Calibri" w:hAnsi="Calibri"/>
            <w:sz w:val="21"/>
            <w:szCs w:val="21"/>
          </w:rPr>
          <w:t xml:space="preserve">The following points were raised in the review and are recorded as open rather than decided unilaterally. One point has been decided and is noted here for the record: the third level is renamed from Expert to Advanced (DE: Fortgeschritten), aligning the level name with the OECD, Sun et al. and UNESCO usage of Basic/Intermediate/Advanced and removing the implication that the level denotes a professional status rather than a degree of competence.</w:t>
        </w:r>
      </w:ins>
    </w:p>
    <w:p>
      <w:pPr>
        <w:spacing w:after="120" w:line="276"/>
        <w:rPr>
          <w:ins w:id="9039" w:author="HT" w:date="2026-08-21T00:00:00Z"/>
          <w:rFonts w:ascii="Calibri" w:cs="Calibri" w:eastAsia="Calibri" w:hAnsi="Calibri"/>
        </w:rPr>
      </w:pPr>
      <w:ins w:id="9040" w:author="HT" w:date="2026-08-21T00:00:00Z">
        <w:r>
          <w:rPr>
            <w:rFonts w:ascii="Calibri" w:cs="Calibri" w:eastAsia="Calibri" w:hAnsi="Calibri"/>
            <w:b/>
            <w:bCs/>
            <w:sz w:val="21"/>
            <w:szCs w:val="21"/>
          </w:rPr>
          <w:t xml:space="preserve">Grounding of the progression model. </w:t>
        </w:r>
      </w:ins>
      <w:ins w:id="9041" w:author="HT" w:date="2026-08-21T00:00:00Z">
        <w:r>
          <w:rPr>
            <w:rFonts w:ascii="Calibri" w:cs="Calibri" w:eastAsia="Calibri" w:hAnsi="Calibri"/>
            <w:sz w:val="21"/>
            <w:szCs w:val="21"/>
          </w:rPr>
          <w:t xml:space="preserve">Whether the three levels are defined by the tier descriptions of Sun et al. (2026), by the SOLO taxonomy (Biggs &amp; Collis, 1982) or by Webb's Depth of Knowledge (Webb, 1997). The two learning-theoretical options make transfer distance explicit and would give the levels a defensible basis independent of the source frameworks; the Sun option keeps the framework within its higher-education donor set. A hybrid — Sun wording, SOLO ordering logic — is the third possibility and would need to be argued rather than asserted.</w:t>
        </w:r>
      </w:ins>
    </w:p>
    <w:p>
      <w:pPr>
        <w:spacing w:after="120" w:line="276"/>
        <w:rPr>
          <w:ins w:id="9042" w:author="HT" w:date="2026-08-21T00:00:00Z"/>
          <w:rFonts w:ascii="Calibri" w:cs="Calibri" w:eastAsia="Calibri" w:hAnsi="Calibri"/>
        </w:rPr>
      </w:pPr>
      <w:ins w:id="9043" w:author="HT" w:date="2026-08-21T00:00:00Z">
        <w:r>
          <w:rPr>
            <w:rFonts w:ascii="Calibri" w:cs="Calibri" w:eastAsia="Calibri" w:hAnsi="Calibri"/>
            <w:b/>
            <w:bCs/>
            <w:sz w:val="21"/>
            <w:szCs w:val="21"/>
          </w:rPr>
          <w:t xml:space="preserve">One framework or two. </w:t>
        </w:r>
      </w:ins>
      <w:ins w:id="9044" w:author="HT" w:date="2026-08-21T00:00:00Z">
        <w:r>
          <w:rPr>
            <w:rFonts w:ascii="Calibri" w:cs="Calibri" w:eastAsia="Calibri" w:hAnsi="Calibri"/>
            <w:sz w:val="21"/>
            <w:szCs w:val="21"/>
          </w:rPr>
          <w:t xml:space="preserve">The dual perspective P1/P2 currently holds the teaching-staff and student readings of each competence inside one framework. The review asks whether this is in effect two frameworks, and proposes an alternative architecture: a shared Foundation level on the AILit structure, splitting at Applied and Advanced into a staff framework on the Sun et al. pattern and a student framework on the UNESCO AI-CFS pattern. The advantage is a cleaner addressee logic; the cost is that a single material can no longer be tagged once for both audiences, which is the property the tagging system was built for. The decision has consequences for the tag vocabulary and should not be taken separately from it.</w:t>
        </w:r>
      </w:ins>
    </w:p>
    <w:p>
      <w:pPr>
        <w:spacing w:after="120" w:line="276"/>
        <w:rPr>
          <w:ins w:id="9045" w:author="HT" w:date="2026-08-21T00:00:00Z"/>
          <w:rFonts w:ascii="Calibri" w:cs="Calibri" w:eastAsia="Calibri" w:hAnsi="Calibri"/>
        </w:rPr>
      </w:pPr>
      <w:ins w:id="9046" w:author="HT" w:date="2026-08-21T00:00:00Z">
        <w:r>
          <w:rPr>
            <w:rFonts w:ascii="Calibri" w:cs="Calibri" w:eastAsia="Calibri" w:hAnsi="Calibri"/>
            <w:b/>
            <w:bCs/>
            <w:sz w:val="21"/>
            <w:szCs w:val="21"/>
          </w:rPr>
          <w:t xml:space="preserve">Further fusion of competences. </w:t>
        </w:r>
      </w:ins>
      <w:ins w:id="9047" w:author="HT" w:date="2026-08-21T00:00:00Z">
        <w:r>
          <w:rPr>
            <w:rFonts w:ascii="Calibri" w:cs="Calibri" w:eastAsia="Calibri" w:hAnsi="Calibri"/>
            <w:sz w:val="21"/>
            <w:szCs w:val="21"/>
          </w:rPr>
          <w:t xml:space="preserve">The unit count fell from 35 to 22 between v0.9 and v0.10. The review asks whether further fusion would buy usability at an acceptable cost in differentiation. The plausible candidates are HET-E1 with HET-E2 (recognising and describing AI systems), HET-S2 with HET-S3 (evaluating and designing for data provenance) and the absorption of HET-E5 into the ethics anchor HET-E7. Each fusion would break the one-to-one correspondence with the AILit parent, which is the property that currently makes the crosswalk auditable, so the trade-off is between usability and verifiability.</w:t>
        </w:r>
      </w:ins>
    </w:p>
    <w:p>
      <w:pPr>
        <w:spacing w:after="120" w:line="276"/>
        <w:rPr>
          <w:ins w:id="9048" w:author="HT" w:date="2026-08-21T00:00:00Z"/>
          <w:rFonts w:ascii="Calibri" w:cs="Calibri" w:eastAsia="Calibri" w:hAnsi="Calibri"/>
        </w:rPr>
      </w:pPr>
      <w:ins w:id="9049" w:author="HT" w:date="2026-08-21T00:00:00Z">
        <w:r>
          <w:rPr>
            <w:rFonts w:ascii="Calibri" w:cs="Calibri" w:eastAsia="Calibri" w:hAnsi="Calibri"/>
            <w:b/>
            <w:bCs/>
            <w:sz w:val="21"/>
            <w:szCs w:val="21"/>
          </w:rPr>
          <w:t xml:space="preserve">Identifier scheme. </w:t>
        </w:r>
      </w:ins>
      <w:ins w:id="9050" w:author="HT" w:date="2026-08-21T00:00:00Z">
        <w:r>
          <w:rPr>
            <w:rFonts w:ascii="Calibri" w:cs="Calibri" w:eastAsia="Calibri" w:hAnsi="Calibri"/>
            <w:sz w:val="21"/>
            <w:szCs w:val="21"/>
          </w:rPr>
          <w:t xml:space="preserve">Whether to keep HET-E1 … HET-S4 or to renumber as HET-D1.1 … HET-D4.4. Renumbering would remove the reported confusion of a letter code sitting under a numbered domain, at the price of invalidating existing tags and the stable-ID commitment recorded under criterion KK-A5. The compromise adopted for now is to state the letter-to-domain mapping explicitly in Section 3.</w:t>
        </w:r>
      </w:ins>
    </w:p>
    <w:p>
      <w:pPr>
        <w:spacing w:after="120" w:line="276"/>
        <w:rPr>
          <w:ins w:id="9051" w:author="HT" w:date="2026-08-21T00:00:00Z"/>
          <w:rFonts w:ascii="Calibri" w:cs="Calibri" w:eastAsia="Calibri" w:hAnsi="Calibri"/>
        </w:rPr>
      </w:pPr>
      <w:ins w:id="9052" w:author="HT" w:date="2026-08-21T00:00:00Z">
        <w:r>
          <w:rPr>
            <w:rFonts w:ascii="Calibri" w:cs="Calibri" w:eastAsia="Calibri" w:hAnsi="Calibri"/>
            <w:b/>
            <w:bCs/>
            <w:sz w:val="21"/>
            <w:szCs w:val="21"/>
          </w:rPr>
          <w:t xml:space="preserve">Offene Entscheidungen. </w:t>
        </w:r>
      </w:ins>
      <w:ins w:id="9053" w:author="HT" w:date="2026-08-21T00:00:00Z">
        <w:r>
          <w:rPr>
            <w:rFonts w:ascii="Calibri" w:cs="Calibri" w:eastAsia="Calibri" w:hAnsi="Calibri"/>
            <w:i/>
            <w:iCs/>
            <w:color w:val="444444"/>
            <w:sz w:val="21"/>
            <w:szCs w:val="21"/>
          </w:rPr>
          <w:t xml:space="preserve">Vier Punkte des Reviews sind hier als offen dokumentiert und nicht einseitig entschieden: (1) die Fundierung des Progressionsmodells — Stufendefinitionen nach Sun et al. (2026), SOLO-Taxonomie (Biggs &amp; Collis, 1982) oder Webbs Depth of Knowledge (Webb, 1997); (2) die Architekturfrage, ob die Doppelperspektive P1/P2 faktisch zwei Rahmen enthält und ob stattdessen ein gemeinsames Foundation-Niveau mit Aufspaltung ab Applied in einen Rahmen für Lehrende (nach Sun et al.) und einen für Studierende (nach UNESCO AI-CFS) sinnvoller wäre; (3) die weitere Fusion von Kompetenzen zugunsten der Verständlichkeit, mit den Kandidaten HET-E1/HET-E2, HET-S2/HET-S3 und HET-E5 in HET-E7; (4) das Kennungsschema HET-E1 gegenüber HET-D1.1. Entschieden ist die Umbenennung des dritten Niveaus von Expert:in zu Fortgeschritten (EN: Advanced).</w:t>
        </w:r>
      </w:ins>
    </w:p>
    <w:p>
      <w:pPr>
        <w:pStyle w:val="Heading1"/>
        <w:pageBreakBefore/>
        <w:spacing w:after="140" w:before="280"/>
      </w:pPr>
      <w:r>
        <w:rPr>
          <w:rFonts w:ascii="Calibri" w:cs="Calibri" w:eastAsia="Calibri" w:hAnsi="Calibri"/>
        </w:rPr>
        <w:t xml:space="preserve">9 · References</w:t>
      </w:r>
    </w:p>
    <w:p>
      <w:pPr>
        <w:spacing w:after="120" w:line="264"/>
        <w:ind w:left="576" w:hanging="576"/>
      </w:pPr>
      <w:r>
        <w:rPr>
          <w:rFonts w:ascii="Calibri" w:cs="Calibri" w:eastAsia="Calibri" w:hAnsi="Calibri"/>
          <w:sz w:val="20"/>
          <w:szCs w:val="20"/>
        </w:rPr>
        <w:t xml:space="preserve">Adamakis, M., &amp; Rachiotis, T. (2025). Artificial intelligence in higher education: A state-of-the-art overview of pedagogical integrity, artificial intelligence literacy, and policy integration. Encyclopedia. https://doi.org/10.3390/encyclopedia5040180</w:t>
      </w:r>
    </w:p>
    <w:p>
      <w:pPr>
        <w:spacing w:after="120" w:line="264"/>
        <w:ind w:left="576" w:hanging="576"/>
      </w:pPr>
      <w:r>
        <w:rPr>
          <w:rFonts w:ascii="Calibri" w:cs="Calibri" w:eastAsia="Calibri" w:hAnsi="Calibri"/>
          <w:sz w:val="20"/>
          <w:szCs w:val="20"/>
        </w:rPr>
        <w:t xml:space="preserve">Bekiaridis, G., &amp; Attwell, G. (2023). Supplement to the DigCompEdu framework: Outlining the skills and competences of educators related to AI in education. AI Pioneers — Work Package 3 (ERASMUS+).</w:t>
      </w:r>
    </w:p>
    <w:p>
      <w:pPr>
        <w:spacing w:after="120" w:line="276"/>
        <w:rPr>
          <w:ins w:id="9054" w:author="HT" w:date="2026-08-21T00:00:00Z"/>
          <w:rFonts w:ascii="Calibri" w:cs="Calibri" w:eastAsia="Calibri" w:hAnsi="Calibri"/>
        </w:rPr>
      </w:pPr>
      <w:ins w:id="9055" w:author="HT" w:date="2026-08-21T00:00:00Z">
        <w:r>
          <w:rPr>
            <w:rFonts w:ascii="Calibri" w:cs="Calibri" w:eastAsia="Calibri" w:hAnsi="Calibri"/>
            <w:sz w:val="21"/>
            <w:szCs w:val="21"/>
          </w:rPr>
          <w:t xml:space="preserve">Biggs, J. B., &amp; Collis, K. F. (1982). Evaluating the quality of learning: The SOLO taxonomy (Structure of the Observed Learning Outcome). Academic Press.</w:t>
        </w:r>
      </w:ins>
    </w:p>
    <w:p>
      <w:pPr>
        <w:spacing w:after="120" w:line="264"/>
        <w:ind w:left="576" w:hanging="576"/>
      </w:pPr>
      <w:r>
        <w:rPr>
          <w:rFonts w:ascii="Calibri" w:cs="Calibri" w:eastAsia="Calibri" w:hAnsi="Calibri"/>
          <w:sz w:val="20"/>
          <w:szCs w:val="20"/>
        </w:rPr>
        <w:t xml:space="preserve">Carolus, A., Koch, M. J., Straka, S., Latoschik, M. E., &amp; Wienrich, C. (2023). MAILS — Meta AI literacy scale. Computers in Human Behavior: Artificial Humans, 1(2), 100014.</w:t>
      </w:r>
    </w:p>
    <w:p>
      <w:pPr>
        <w:spacing w:after="120" w:line="264"/>
        <w:ind w:left="576" w:hanging="576"/>
      </w:pPr>
      <w:r>
        <w:rPr>
          <w:rFonts w:ascii="Calibri" w:cs="Calibri" w:eastAsia="Calibri" w:hAnsi="Calibri"/>
          <w:sz w:val="20"/>
          <w:szCs w:val="20"/>
        </w:rPr>
        <w:t xml:space="preserve">Catakli, M., &amp; Puntschuh, M. (2023). KI-Kompetenzen für die Verwaltung. Bertelsmann Stiftung.</w:t>
      </w:r>
    </w:p>
    <w:p>
      <w:pPr>
        <w:spacing w:after="120" w:line="264"/>
        <w:ind w:left="576" w:hanging="576"/>
      </w:pPr>
      <w:r>
        <w:rPr>
          <w:rFonts w:ascii="Calibri" w:cs="Calibri" w:eastAsia="Calibri" w:hAnsi="Calibri"/>
          <w:sz w:val="20"/>
          <w:szCs w:val="20"/>
        </w:rPr>
        <w:t xml:space="preserve">Celik, I. (2023). Towards Intelligent-TPACK: An empirical study on teachers' professional knowledge to ethically integrate artificial intelligence (AI)-based tools into education. Computers in Human Behavior, 138, 107468.</w:t>
      </w:r>
    </w:p>
    <w:p>
      <w:pPr>
        <w:spacing w:after="120" w:line="264"/>
        <w:ind w:left="576" w:hanging="576"/>
      </w:pPr>
      <w:r>
        <w:rPr>
          <w:rFonts w:ascii="Calibri" w:cs="Calibri" w:eastAsia="Calibri" w:hAnsi="Calibri"/>
          <w:sz w:val="20"/>
          <w:szCs w:val="20"/>
        </w:rPr>
        <w:t xml:space="preserve">Chee, H., Ahn, S., &amp; Lee, J. (2024). A competency framework for AI literacy: Variations by different learner groups and an implied learning pathway. British Journal of Educational Technology, 56, 2146–2182.</w:t>
      </w:r>
    </w:p>
    <w:p>
      <w:pPr>
        <w:spacing w:after="120" w:line="264"/>
        <w:ind w:left="576" w:hanging="576"/>
      </w:pPr>
      <w:r>
        <w:rPr>
          <w:rFonts w:ascii="Calibri" w:cs="Calibri" w:eastAsia="Calibri" w:hAnsi="Calibri"/>
          <w:sz w:val="20"/>
          <w:szCs w:val="20"/>
        </w:rPr>
        <w:t xml:space="preserve">Chiu, T. K. F. (2024). The impact of generative AI (GenAI) on practices, policies and research direction in education. Interactive Learning Environments, 32(10), 6187–6203.</w:t>
      </w:r>
    </w:p>
    <w:p>
      <w:pPr>
        <w:spacing w:after="120" w:line="264"/>
        <w:ind w:left="576" w:hanging="576"/>
      </w:pPr>
      <w:r>
        <w:rPr>
          <w:rFonts w:ascii="Calibri" w:cs="Calibri" w:eastAsia="Calibri" w:hAnsi="Calibri"/>
          <w:sz w:val="20"/>
          <w:szCs w:val="20"/>
        </w:rPr>
        <w:t xml:space="preserve">Deroncele-Acosta, Á., Sayán-Rivera, R. M. E., Mendoza-López, A. D., &amp; Norabuena-Figueroa, E. (2025). Generative artificial intelligence and transversal competencies in higher education: A systematic review. Applied System Innovation, 8(3), 83.</w:t>
      </w:r>
    </w:p>
    <w:p>
      <w:pPr>
        <w:spacing w:after="120" w:line="264"/>
        <w:ind w:left="576" w:hanging="576"/>
      </w:pPr>
      <w:r>
        <w:rPr>
          <w:rFonts w:ascii="Calibri" w:cs="Calibri" w:eastAsia="Calibri" w:hAnsi="Calibri"/>
          <w:sz w:val="20"/>
          <w:szCs w:val="20"/>
        </w:rPr>
        <w:t xml:space="preserve">European Parliament &amp; Council of the European Union. (2024). Regulation (EU) 2024/1689 laying down harmonised rules on artificial intelligence (Artificial Intelligence Act). Official Journal of the European Union.</w:t>
      </w:r>
    </w:p>
    <w:p>
      <w:pPr>
        <w:spacing w:after="120" w:line="264"/>
        <w:ind w:left="576" w:hanging="576"/>
      </w:pPr>
      <w:r>
        <w:rPr>
          <w:rFonts w:ascii="Calibri" w:cs="Calibri" w:eastAsia="Calibri" w:hAnsi="Calibri"/>
          <w:sz w:val="20"/>
          <w:szCs w:val="20"/>
        </w:rPr>
        <w:t xml:space="preserve">Hackl, S., Müller, F., &amp; Sailer, M. (2026). The AI literacy heptagon. [AI literacy dimension model].</w:t>
      </w:r>
    </w:p>
    <w:p>
      <w:pPr>
        <w:spacing w:after="120" w:line="264"/>
        <w:ind w:left="576" w:hanging="576"/>
      </w:pPr>
      <w:r>
        <w:rPr>
          <w:rFonts w:ascii="Calibri" w:cs="Calibri" w:eastAsia="Calibri" w:hAnsi="Calibri"/>
          <w:sz w:val="20"/>
          <w:szCs w:val="20"/>
        </w:rPr>
        <w:t xml:space="preserve">Hidayati, B. (2025). Exploring the competencies of administrative staff in the era of artificial intelligence: A qualitative study in higher education. Journal of Office Administration: Education and Practice, 5(2), 116–131.</w:t>
      </w:r>
    </w:p>
    <w:p>
      <w:pPr>
        <w:spacing w:after="120" w:line="264"/>
        <w:ind w:left="576" w:hanging="576"/>
      </w:pPr>
      <w:r>
        <w:rPr>
          <w:rFonts w:ascii="Calibri" w:cs="Calibri" w:eastAsia="Calibri" w:hAnsi="Calibri"/>
          <w:sz w:val="20"/>
          <w:szCs w:val="20"/>
        </w:rPr>
        <w:t xml:space="preserve">Kassorla, M., Georgieva, M., &amp; Papini, A. (2024). AI literacy in teaching and learning (ALTL): A durable framework for higher education. EDUCAUSE.</w:t>
      </w:r>
    </w:p>
    <w:p>
      <w:pPr>
        <w:spacing w:after="120" w:line="264"/>
        <w:ind w:left="576" w:hanging="576"/>
      </w:pPr>
      <w:r>
        <w:rPr>
          <w:rFonts w:ascii="Calibri" w:cs="Calibri" w:eastAsia="Calibri" w:hAnsi="Calibri"/>
          <w:sz w:val="20"/>
          <w:szCs w:val="20"/>
        </w:rPr>
        <w:t xml:space="preserve">KMK — Kultusministerkonferenz. (2021). Lehren und Lernen in der digitalen Welt. Sekretariat der KMK.</w:t>
      </w:r>
    </w:p>
    <w:p>
      <w:pPr>
        <w:spacing w:after="120" w:line="264"/>
        <w:ind w:left="576" w:hanging="576"/>
      </w:pPr>
      <w:r>
        <w:rPr>
          <w:rFonts w:ascii="Calibri" w:cs="Calibri" w:eastAsia="Calibri" w:hAnsi="Calibri"/>
          <w:sz w:val="20"/>
          <w:szCs w:val="20"/>
        </w:rPr>
        <w:t xml:space="preserve">KMK — Kultusministerkonferenz. (2024). Handlungsempfehlung für die Bildungsverwaltung zum Umgang mit Künstlicher Intelligenz in schulischen Bildungsprozessen. Sekretariat der KMK.</w:t>
      </w:r>
    </w:p>
    <w:p>
      <w:pPr>
        <w:spacing w:after="120" w:line="264"/>
        <w:ind w:left="576" w:hanging="576"/>
      </w:pPr>
      <w:r>
        <w:rPr>
          <w:rFonts w:ascii="Calibri" w:cs="Calibri" w:eastAsia="Calibri" w:hAnsi="Calibri"/>
          <w:sz w:val="20"/>
          <w:szCs w:val="20"/>
        </w:rPr>
        <w:t xml:space="preserve">Long, D., &amp; Magerko, B. (2020). What is AI literacy? Competencies and design considerations. Proceedings of the 2020 CHI Conference on Human Factors in Computing Systems, 1–16.</w:t>
      </w:r>
    </w:p>
    <w:p>
      <w:pPr>
        <w:spacing w:after="120" w:line="264"/>
        <w:ind w:left="576" w:hanging="576"/>
      </w:pPr>
      <w:r>
        <w:rPr>
          <w:rFonts w:ascii="Calibri" w:cs="Calibri" w:eastAsia="Calibri" w:hAnsi="Calibri"/>
          <w:sz w:val="20"/>
          <w:szCs w:val="20"/>
        </w:rPr>
        <w:t xml:space="preserve">OECD. (2026a). OECD digital education outlook 2026: Exploring effective uses of generative AI in education. OECD Publishing. https://doi.org/10.1787/062a7394-en</w:t>
      </w:r>
    </w:p>
    <w:p>
      <w:pPr>
        <w:spacing w:after="120" w:line="264"/>
        <w:ind w:left="576" w:hanging="576"/>
      </w:pPr>
      <w:r>
        <w:rPr>
          <w:rFonts w:ascii="Calibri" w:cs="Calibri" w:eastAsia="Calibri" w:hAnsi="Calibri"/>
          <w:sz w:val="20"/>
          <w:szCs w:val="20"/>
        </w:rPr>
        <w:t xml:space="preserve">OECD/European Union. (2026). Empowering learners for the age of AI: An AI literacy framework for primary and secondary education. OECD Publishing. https://doi.org/10.1787/65cd27de-en</w:t>
      </w:r>
    </w:p>
    <w:p>
      <w:pPr>
        <w:spacing w:after="120" w:line="264"/>
        <w:ind w:left="576" w:hanging="576"/>
      </w:pPr>
      <w:r>
        <w:rPr>
          <w:rFonts w:ascii="Calibri" w:cs="Calibri" w:eastAsia="Calibri" w:hAnsi="Calibri"/>
          <w:sz w:val="20"/>
          <w:szCs w:val="20"/>
        </w:rPr>
        <w:t xml:space="preserve">Redecker, C., &amp; Punie, Y. (Eds.). (2017). European framework for the digital competence of educators: DigCompEdu. EUR 28775 EN. Publications Office of the European Union.</w:t>
      </w:r>
    </w:p>
    <w:p>
      <w:pPr>
        <w:spacing w:after="120" w:line="264"/>
        <w:ind w:left="576" w:hanging="576"/>
      </w:pPr>
      <w:r>
        <w:rPr>
          <w:rFonts w:ascii="Calibri" w:cs="Calibri" w:eastAsia="Calibri" w:hAnsi="Calibri"/>
          <w:sz w:val="20"/>
          <w:szCs w:val="20"/>
        </w:rPr>
        <w:t xml:space="preserve">Ren, X., &amp; Wu, M. (2025). Examining teaching competencies and challenges while integrating artificial intelligence in higher education. TechTrends, 69, 519–538.</w:t>
      </w:r>
    </w:p>
    <w:p>
      <w:pPr>
        <w:spacing w:after="120" w:line="264"/>
        <w:ind w:left="576" w:hanging="576"/>
      </w:pPr>
      <w:r>
        <w:rPr>
          <w:rFonts w:ascii="Calibri" w:cs="Calibri" w:eastAsia="Calibri" w:hAnsi="Calibri"/>
          <w:sz w:val="20"/>
          <w:szCs w:val="20"/>
        </w:rPr>
        <w:t xml:space="preserve">Rojo, A. P., Fontaines-Ruiz, T., Bracho, A., &amp; Cánquiz Rincón, L. (2025). From digital natives to AI natives: Emerging competencies and media and information literacy in higher education. Education Sciences, 15(9), 1134.</w:t>
      </w:r>
    </w:p>
    <w:p>
      <w:pPr>
        <w:spacing w:after="120" w:line="264"/>
        <w:ind w:left="576" w:hanging="576"/>
      </w:pPr>
      <w:r>
        <w:rPr>
          <w:rFonts w:ascii="Calibri" w:cs="Calibri" w:eastAsia="Calibri" w:hAnsi="Calibri"/>
          <w:sz w:val="20"/>
          <w:szCs w:val="20"/>
        </w:rPr>
        <w:t xml:space="preserve">Sposato, M. (2025). Artificial intelligence in educational leadership: A comprehensive taxonomy and future directions. International Journal of Educational Technology in Higher Education, 22.</w:t>
      </w:r>
    </w:p>
    <w:p>
      <w:pPr>
        <w:spacing w:after="120" w:line="264"/>
        <w:ind w:left="576" w:hanging="576"/>
      </w:pPr>
      <w:r>
        <w:rPr>
          <w:rFonts w:ascii="Calibri" w:cs="Calibri" w:eastAsia="Calibri" w:hAnsi="Calibri"/>
          <w:sz w:val="20"/>
          <w:szCs w:val="20"/>
        </w:rPr>
        <w:t xml:space="preserve">Sun, D., Ba, S., Cha, Y., Yu, J., Chiang, F.-K., Dai, H. M., &amp; Lim, C.-P. (2026). Empowering university teachers in higher education: A generative AI-responsive competency framework. Computers and Education: Artificial Intelligence, 10, 100542. https://doi.org/10.1016/j.caeai.2026.100542</w:t>
      </w:r>
    </w:p>
    <w:p>
      <w:pPr>
        <w:spacing w:after="120" w:line="264"/>
        <w:ind w:left="576" w:hanging="576"/>
      </w:pPr>
      <w:r>
        <w:rPr>
          <w:rFonts w:ascii="Calibri" w:cs="Calibri" w:eastAsia="Calibri" w:hAnsi="Calibri"/>
          <w:sz w:val="20"/>
          <w:szCs w:val="20"/>
        </w:rPr>
        <w:t xml:space="preserve">UNESCO. (2018). ICT competency framework for teachers: Version 3. UNESCO.</w:t>
      </w:r>
    </w:p>
    <w:p>
      <w:pPr>
        <w:spacing w:after="120" w:line="264"/>
        <w:ind w:left="576" w:hanging="576"/>
      </w:pPr>
      <w:r>
        <w:rPr>
          <w:rFonts w:ascii="Calibri" w:cs="Calibri" w:eastAsia="Calibri" w:hAnsi="Calibri"/>
          <w:sz w:val="20"/>
          <w:szCs w:val="20"/>
        </w:rPr>
        <w:t xml:space="preserve">UNESCO. (2024a). AI competency framework for teachers. UNESCO.</w:t>
      </w:r>
    </w:p>
    <w:p>
      <w:pPr>
        <w:spacing w:after="120" w:line="264"/>
        <w:ind w:left="576" w:hanging="576"/>
      </w:pPr>
      <w:r>
        <w:rPr>
          <w:rFonts w:ascii="Calibri" w:cs="Calibri" w:eastAsia="Calibri" w:hAnsi="Calibri"/>
          <w:sz w:val="20"/>
          <w:szCs w:val="20"/>
        </w:rPr>
        <w:t xml:space="preserve">UNESCO. (2024b). AI competency framework for students. UNESCO.</w:t>
      </w:r>
    </w:p>
    <w:p>
      <w:pPr>
        <w:spacing w:after="120" w:line="264"/>
        <w:ind w:left="576" w:hanging="576"/>
      </w:pPr>
      <w:r>
        <w:rPr>
          <w:rFonts w:ascii="Calibri" w:cs="Calibri" w:eastAsia="Calibri" w:hAnsi="Calibri"/>
          <w:sz w:val="20"/>
          <w:szCs w:val="20"/>
        </w:rPr>
        <w:t xml:space="preserve">Vuorikari, R., Kluzer, S., &amp; Punie, Y. (2022). DigComp 2.2: The digital competence framework for citizens. EUR 31006 EN. Publications Office of the European Union.</w:t>
      </w:r>
    </w:p>
    <w:p>
      <w:pPr>
        <w:spacing w:after="120" w:line="276"/>
        <w:rPr>
          <w:ins w:id="9056" w:author="HT" w:date="2026-08-21T00:00:00Z"/>
          <w:rFonts w:ascii="Calibri" w:cs="Calibri" w:eastAsia="Calibri" w:hAnsi="Calibri"/>
        </w:rPr>
      </w:pPr>
      <w:ins w:id="9057" w:author="HT" w:date="2026-08-21T00:00:00Z">
        <w:r>
          <w:rPr>
            <w:rFonts w:ascii="Calibri" w:cs="Calibri" w:eastAsia="Calibri" w:hAnsi="Calibri"/>
            <w:sz w:val="21"/>
            <w:szCs w:val="21"/>
          </w:rPr>
          <w:t xml:space="preserve">Webb, N. L. (1997). Criteria for alignment of expectations and assessments in mathematics and science education (Research Monograph No. 6). Council of Chief State School Officers.</w:t>
        </w:r>
      </w:ins>
    </w:p>
    <w:p>
      <w:pPr>
        <w:spacing w:after="120" w:line="264"/>
        <w:ind w:left="576" w:hanging="576"/>
      </w:pPr>
      <w:r>
        <w:rPr>
          <w:rFonts w:ascii="Calibri" w:cs="Calibri" w:eastAsia="Calibri" w:hAnsi="Calibri"/>
          <w:sz w:val="20"/>
          <w:szCs w:val="20"/>
        </w:rPr>
        <w:t xml:space="preserve">ZLB OVGU Magdeburg / AK Digitalisierung im Lehramt. (2026). DACT-Framework v1.0 — Digital &amp; AI competency framework for university teacher trainers. Otto-von-Guericke-Universität Magdeburg.</w:t>
      </w:r>
    </w:p>
    <w:p>
      <w:pPr>
        <w:spacing w:after="120" w:line="264"/>
        <w:ind w:left="576" w:hanging="576"/>
      </w:pPr>
      <w:r>
        <w:rPr>
          <w:rFonts w:ascii="Calibri" w:cs="Calibri" w:eastAsia="Calibri" w:hAnsi="Calibri"/>
          <w:sz w:val="20"/>
          <w:szCs w:val="20"/>
        </w:rPr>
        <w:t xml:space="preserve">ZLB OVGU Magdeburg / Stifterverband-Konsortium. (2026). Kriterienkatalog zur Bewertung von KI-Kompetenzframeworks v1.0/1.1 [internes Arbeitsdokument].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del w:id="9000" w:author="HT" w:date="2026-08-21T00:00:00Z">
      <w:r>
        <w:rPr>
          <w:rFonts w:ascii="Calibri" w:cs="Calibri" w:eastAsia="Calibri" w:hAnsi="Calibri"/>
          <w:color w:val="888888"/>
          <w:sz w:val="16"/>
          <w:szCs w:val="16"/>
        </w:rPr>
        <w:delText xml:space="preserve">HETAICF v0.10 (Widened Core Concepts, W3)</w:delText>
      </w:r>
    </w:del>
    <w:ins w:id="9001" w:author="HT" w:date="2026-08-21T00:00:00Z">
      <w:r>
        <w:rPr>
          <w:rFonts w:ascii="Calibri" w:cs="Calibri" w:eastAsia="Calibri" w:hAnsi="Calibri"/>
          <w:color w:val="888888"/>
          <w:sz w:val="16"/>
          <w:szCs w:val="16"/>
        </w:rPr>
        <w:t xml:space="preserve">HETAICF v0.11 (Widened Core Concepts, W3 — Review-Revision)</w:t>
      </w:r>
    </w:ins>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A4A88"/>
      <w:sz w:val="32"/>
      <w:szCs w:val="32"/>
    </w:rPr>
  </w:style>
  <w:style w:type="paragraph" w:styleId="Heading2">
    <w:name w:val="Heading 2"/>
    <w:basedOn w:val="Normal"/>
    <w:next w:val="Normal"/>
    <w:qFormat/>
    <w:pPr>
      <w:spacing w:after="120" w:before="280"/>
    </w:pPr>
    <w:rPr>
      <w:rFonts w:ascii="Calibri" w:cs="Calibri" w:eastAsia="Calibri" w:hAnsi="Calibri"/>
      <w:b/>
      <w:bCs/>
      <w:color w:val="243B53"/>
      <w:sz w:val="26"/>
      <w:szCs w:val="26"/>
    </w:rPr>
  </w:style>
  <w:style w:type="paragraph" w:styleId="Heading3">
    <w:name w:val="Heading 3"/>
    <w:basedOn w:val="Normal"/>
    <w:next w:val="Normal"/>
    <w:qFormat/>
    <w:pPr>
      <w:spacing w:after="60" w:before="240"/>
    </w:pPr>
    <w:rPr>
      <w:rFonts w:ascii="Calibri" w:cs="Calibri" w:eastAsia="Calibri" w:hAnsi="Calibri"/>
      <w:b/>
      <w:bCs/>
      <w:color w:val="1A4A88"/>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9C240938E554BB235C6F6285319CD" ma:contentTypeVersion="11" ma:contentTypeDescription="Create a new document." ma:contentTypeScope="" ma:versionID="9eb5a051775dfadece3af43172e95b41">
  <xsd:schema xmlns:xsd="http://www.w3.org/2001/XMLSchema" xmlns:xs="http://www.w3.org/2001/XMLSchema" xmlns:p="http://schemas.microsoft.com/office/2006/metadata/properties" xmlns:ns2="42539dd8-a03e-4e74-a2e0-abdd773e091a" xmlns:ns3="f42899fe-da7f-464a-ae2f-04625c80ebe0" targetNamespace="http://schemas.microsoft.com/office/2006/metadata/properties" ma:root="true" ma:fieldsID="e55ebdbb1396e72917ca01d1316188ef" ns2:_="" ns3:_="">
    <xsd:import namespace="42539dd8-a03e-4e74-a2e0-abdd773e091a"/>
    <xsd:import namespace="f42899fe-da7f-464a-ae2f-04625c80eb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539dd8-a03e-4e74-a2e0-abdd773e09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fe1d35b-310b-4849-9eb5-957b4d675a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2899fe-da7f-464a-ae2f-04625c80ebe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230409-d432-45b8-821c-93afe0c73553}" ma:internalName="TaxCatchAll" ma:showField="CatchAllData" ma:web="f42899fe-da7f-464a-ae2f-04625c80eb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42899fe-da7f-464a-ae2f-04625c80ebe0" xsi:nil="true"/>
    <lcf76f155ced4ddcb4097134ff3c332f xmlns="42539dd8-a03e-4e74-a2e0-abdd773e091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FD02DB-E211-46F4-83CC-B55B954C20D2}"/>
</file>

<file path=customXml/itemProps2.xml><?xml version="1.0" encoding="utf-8"?>
<ds:datastoreItem xmlns:ds="http://schemas.openxmlformats.org/officeDocument/2006/customXml" ds:itemID="{A7DF07BE-ADFA-431F-A28B-3355BCF31070}"/>
</file>

<file path=customXml/itemProps3.xml><?xml version="1.0" encoding="utf-8"?>
<ds:datastoreItem xmlns:ds="http://schemas.openxmlformats.org/officeDocument/2006/customXml" ds:itemID="{EEC1F3BB-2F59-4BFB-BABD-928228EA420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HETAICF v0.10 — Widened Core Concepts</dc:title>
  <dc:creator>AK Digitalisierung im Lehramt · ZLB · OVGU Magdeburg</dc:creator>
  <dc:description>Definitions, object scope and provenance of the HETAICF competences.</dc:description>
  <cp:lastModifiedBy>Un-named</cp:lastModifiedBy>
  <cp:revision>1</cp:revision>
  <dcterms:created xsi:type="dcterms:W3CDTF">2026-08-19T12:28:37Z</dcterms:created>
  <dcterms:modified xsi:type="dcterms:W3CDTF">2026-08-19T12:28:37Z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0x010100B6C9C240938E554BB235C6F6285319CD</vt:lpwstr>
  </property>
</Properties>
</file>